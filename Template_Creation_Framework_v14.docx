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46440" w14:textId="162E8E43" w:rsidR="00030C3A" w:rsidRDefault="00FC4E48">
      <w:pPr>
        <w:spacing w:after="80"/>
      </w:pPr>
      <w:r>
        <w:rPr>
          <w:b/>
          <w:bCs/>
          <w:color w:val="1E3A5F"/>
          <w:sz w:val="48"/>
          <w:szCs w:val="48"/>
        </w:rPr>
        <w:t>Template Creation Framework v7</w:t>
      </w:r>
    </w:p>
    <w:p w14:paraId="58846441" w14:textId="77777777" w:rsidR="00030C3A" w:rsidRDefault="00FC4E48">
      <w:pPr>
        <w:spacing w:after="80"/>
      </w:pPr>
      <w:r>
        <w:rPr>
          <w:b/>
          <w:bCs/>
          <w:color w:val="2563EB"/>
          <w:sz w:val="26"/>
          <w:szCs w:val="26"/>
        </w:rPr>
        <w:t>Phase 1 -- All 7 Archetypes + Layout Reference</w:t>
      </w:r>
    </w:p>
    <w:p w14:paraId="58846442" w14:textId="77777777" w:rsidR="00030C3A" w:rsidRDefault="00FC4E48">
      <w:pPr>
        <w:spacing w:after="120"/>
      </w:pPr>
      <w:r>
        <w:rPr>
          <w:color w:val="64748B"/>
        </w:rPr>
        <w:t>JioAICloud Greetings &amp; Creation</w:t>
      </w:r>
    </w:p>
    <w:p w14:paraId="58846444" w14:textId="77777777" w:rsidR="00030C3A" w:rsidRDefault="00FC4E48">
      <w:pPr>
        <w:pStyle w:val="Heading1"/>
      </w:pPr>
      <w:r>
        <w:rPr>
          <w:sz w:val="32"/>
          <w:szCs w:val="32"/>
        </w:rPr>
        <w:t>Phase 1 Template Archetypes</w:t>
      </w:r>
    </w:p>
    <w:p w14:paraId="58846445" w14:textId="77777777" w:rsidR="00030C3A" w:rsidRDefault="00030C3A">
      <w:pPr>
        <w:spacing w:after="160"/>
      </w:pP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1584"/>
        <w:gridCol w:w="6089"/>
        <w:gridCol w:w="2126"/>
      </w:tblGrid>
      <w:tr w:rsidR="00030C3A" w14:paraId="5884644A"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6" w14:textId="77777777" w:rsidR="00030C3A" w:rsidRDefault="00FC4E48">
            <w:r>
              <w:rPr>
                <w:b/>
                <w:bCs/>
                <w:color w:val="FFFFFF"/>
                <w:sz w:val="18"/>
                <w:szCs w:val="18"/>
              </w:rPr>
              <w:t>Code</w:t>
            </w:r>
          </w:p>
        </w:tc>
        <w:tc>
          <w:tcPr>
            <w:tcW w:w="158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7" w14:textId="77777777" w:rsidR="00030C3A" w:rsidRDefault="00FC4E48">
            <w:r>
              <w:rPr>
                <w:b/>
                <w:bCs/>
                <w:color w:val="FFFFFF"/>
                <w:sz w:val="18"/>
                <w:szCs w:val="18"/>
              </w:rPr>
              <w:t>Name</w:t>
            </w:r>
          </w:p>
        </w:tc>
        <w:tc>
          <w:tcPr>
            <w:tcW w:w="6089"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8" w14:textId="77777777" w:rsidR="00030C3A" w:rsidRDefault="00FC4E48">
            <w:r>
              <w:rPr>
                <w:b/>
                <w:bCs/>
                <w:color w:val="FFFFFF"/>
                <w:sz w:val="18"/>
                <w:szCs w:val="18"/>
              </w:rPr>
              <w:t>Defining Characteristic</w:t>
            </w:r>
          </w:p>
        </w:tc>
        <w:tc>
          <w:tcPr>
            <w:tcW w:w="21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49" w14:textId="77777777" w:rsidR="00030C3A" w:rsidRDefault="00FC4E48">
            <w:r>
              <w:rPr>
                <w:b/>
                <w:bCs/>
                <w:color w:val="FFFFFF"/>
                <w:sz w:val="18"/>
                <w:szCs w:val="18"/>
              </w:rPr>
              <w:t>Custom Step 1</w:t>
            </w:r>
          </w:p>
        </w:tc>
      </w:tr>
      <w:tr w:rsidR="00030C3A" w14:paraId="5884644F"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E40AF"/>
            <w:tcMar>
              <w:top w:w="80" w:type="dxa"/>
              <w:left w:w="80" w:type="dxa"/>
              <w:bottom w:w="80" w:type="dxa"/>
              <w:right w:w="80" w:type="dxa"/>
            </w:tcMar>
          </w:tcPr>
          <w:p w14:paraId="5884644B" w14:textId="77777777" w:rsidR="00030C3A" w:rsidRDefault="00FC4E48">
            <w:pPr>
              <w:jc w:val="center"/>
            </w:pPr>
            <w:r>
              <w:rPr>
                <w:b/>
                <w:bCs/>
                <w:color w:val="FFFFFF"/>
              </w:rPr>
              <w:t>A1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4C" w14:textId="77777777" w:rsidR="00030C3A" w:rsidRDefault="00FC4E48">
            <w:r>
              <w:rPr>
                <w:b/>
                <w:bCs/>
                <w:color w:val="1E3A5F"/>
                <w:sz w:val="18"/>
                <w:szCs w:val="18"/>
              </w:rPr>
              <w:t>Text + Frame</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4D" w14:textId="77777777" w:rsidR="00030C3A" w:rsidRDefault="00FC4E48">
            <w:r>
              <w:rPr>
                <w:color w:val="374151"/>
                <w:sz w:val="18"/>
                <w:szCs w:val="18"/>
              </w:rPr>
              <w:t>A border/frame element is the defining visual. Text and optional illustration sit inside.</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4E" w14:textId="77777777" w:rsidR="00030C3A" w:rsidRDefault="00FC4E48">
            <w:r>
              <w:rPr>
                <w:color w:val="92400E"/>
                <w:sz w:val="17"/>
                <w:szCs w:val="17"/>
              </w:rPr>
              <w:t>F1-F5 Frame Type</w:t>
            </w:r>
          </w:p>
        </w:tc>
      </w:tr>
      <w:tr w:rsidR="00030C3A" w14:paraId="58846454"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166534"/>
            <w:tcMar>
              <w:top w:w="80" w:type="dxa"/>
              <w:left w:w="80" w:type="dxa"/>
              <w:bottom w:w="80" w:type="dxa"/>
              <w:right w:w="80" w:type="dxa"/>
            </w:tcMar>
          </w:tcPr>
          <w:p w14:paraId="58846450" w14:textId="77777777" w:rsidR="00030C3A" w:rsidRDefault="00FC4E48">
            <w:pPr>
              <w:jc w:val="center"/>
            </w:pPr>
            <w:r>
              <w:rPr>
                <w:b/>
                <w:bCs/>
                <w:color w:val="FFFFFF"/>
              </w:rPr>
              <w:t>A2</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1" w14:textId="77777777" w:rsidR="00030C3A" w:rsidRDefault="00FC4E48">
            <w:r>
              <w:rPr>
                <w:b/>
                <w:bCs/>
                <w:color w:val="1E3A5F"/>
                <w:sz w:val="18"/>
                <w:szCs w:val="18"/>
              </w:rPr>
              <w:t>Text + Illustrations</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2" w14:textId="77777777" w:rsidR="00030C3A" w:rsidRDefault="00FC4E48">
            <w:r>
              <w:rPr>
                <w:color w:val="374151"/>
                <w:sz w:val="18"/>
                <w:szCs w:val="18"/>
              </w:rPr>
              <w:t>Illustrations are the primary visual. No dominant frame.</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3" w14:textId="77777777" w:rsidR="00030C3A" w:rsidRDefault="00FC4E48">
            <w:r>
              <w:rPr>
                <w:color w:val="92400E"/>
                <w:sz w:val="17"/>
                <w:szCs w:val="17"/>
              </w:rPr>
              <w:t>Illustration Weight</w:t>
            </w:r>
          </w:p>
        </w:tc>
      </w:tr>
      <w:tr w:rsidR="00030C3A" w14:paraId="58846459"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7C3AED"/>
            <w:tcMar>
              <w:top w:w="80" w:type="dxa"/>
              <w:left w:w="80" w:type="dxa"/>
              <w:bottom w:w="80" w:type="dxa"/>
              <w:right w:w="80" w:type="dxa"/>
            </w:tcMar>
          </w:tcPr>
          <w:p w14:paraId="58846455" w14:textId="77777777" w:rsidR="00030C3A" w:rsidRDefault="00FC4E48">
            <w:pPr>
              <w:jc w:val="center"/>
            </w:pPr>
            <w:r>
              <w:rPr>
                <w:b/>
                <w:bCs/>
                <w:color w:val="FFFFFF"/>
              </w:rPr>
              <w:t>B1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6" w14:textId="77777777" w:rsidR="00030C3A" w:rsidRDefault="00FC4E48">
            <w:r>
              <w:rPr>
                <w:b/>
                <w:bCs/>
                <w:color w:val="1E3A5F"/>
                <w:sz w:val="18"/>
                <w:szCs w:val="18"/>
              </w:rPr>
              <w:t>Full Photo Background</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7" w14:textId="77777777" w:rsidR="00030C3A" w:rsidRDefault="00FC4E48">
            <w:r>
              <w:rPr>
                <w:color w:val="374151"/>
                <w:sz w:val="18"/>
                <w:szCs w:val="18"/>
              </w:rPr>
              <w:t>A photograph fills the entire background. Text overlaid.</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8" w14:textId="77777777" w:rsidR="00030C3A" w:rsidRDefault="00FC4E48">
            <w:r>
              <w:rPr>
                <w:color w:val="92400E"/>
                <w:sz w:val="17"/>
                <w:szCs w:val="17"/>
              </w:rPr>
              <w:t>O1-O5 Overlay Type</w:t>
            </w:r>
          </w:p>
        </w:tc>
      </w:tr>
      <w:tr w:rsidR="00030C3A" w14:paraId="5884645E"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B45309"/>
            <w:tcMar>
              <w:top w:w="80" w:type="dxa"/>
              <w:left w:w="80" w:type="dxa"/>
              <w:bottom w:w="80" w:type="dxa"/>
              <w:right w:w="80" w:type="dxa"/>
            </w:tcMar>
          </w:tcPr>
          <w:p w14:paraId="5884645A" w14:textId="77777777" w:rsidR="00030C3A" w:rsidRDefault="00FC4E48">
            <w:pPr>
              <w:jc w:val="center"/>
            </w:pPr>
            <w:r>
              <w:rPr>
                <w:b/>
                <w:bCs/>
                <w:color w:val="FFFFFF"/>
              </w:rPr>
              <w:t>C1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B" w14:textId="77777777" w:rsidR="00030C3A" w:rsidRDefault="00FC4E48">
            <w:r>
              <w:rPr>
                <w:b/>
                <w:bCs/>
                <w:color w:val="1E3A5F"/>
                <w:sz w:val="18"/>
                <w:szCs w:val="18"/>
              </w:rPr>
              <w:t>Animated Elements</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5C" w14:textId="77777777" w:rsidR="00030C3A" w:rsidRDefault="00FC4E48">
            <w:r>
              <w:rPr>
                <w:color w:val="374151"/>
                <w:sz w:val="18"/>
                <w:szCs w:val="18"/>
              </w:rPr>
              <w:t>On-canvas elements animate (particles, loops, reveals).</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5D" w14:textId="77777777" w:rsidR="00030C3A" w:rsidRDefault="00FC4E48">
            <w:r>
              <w:rPr>
                <w:color w:val="92400E"/>
                <w:sz w:val="17"/>
                <w:szCs w:val="17"/>
              </w:rPr>
              <w:t>Animation Style</w:t>
            </w:r>
          </w:p>
        </w:tc>
      </w:tr>
      <w:tr w:rsidR="00030C3A" w14:paraId="58846463"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DC2626"/>
            <w:tcMar>
              <w:top w:w="80" w:type="dxa"/>
              <w:left w:w="80" w:type="dxa"/>
              <w:bottom w:w="80" w:type="dxa"/>
              <w:right w:w="80" w:type="dxa"/>
            </w:tcMar>
          </w:tcPr>
          <w:p w14:paraId="5884645F" w14:textId="77777777" w:rsidR="00030C3A" w:rsidRDefault="00FC4E48">
            <w:pPr>
              <w:jc w:val="center"/>
            </w:pPr>
            <w:r>
              <w:rPr>
                <w:b/>
                <w:bCs/>
                <w:color w:val="FFFFFF"/>
              </w:rPr>
              <w:t>C2</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0" w14:textId="77777777" w:rsidR="00030C3A" w:rsidRDefault="00FC4E48">
            <w:r>
              <w:rPr>
                <w:b/>
                <w:bCs/>
                <w:color w:val="1E3A5F"/>
                <w:sz w:val="18"/>
                <w:szCs w:val="18"/>
              </w:rPr>
              <w:t>Animated Text</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1" w14:textId="77777777" w:rsidR="00030C3A" w:rsidRDefault="00FC4E48">
            <w:r>
              <w:rPr>
                <w:color w:val="374151"/>
                <w:sz w:val="18"/>
                <w:szCs w:val="18"/>
              </w:rPr>
              <w:t>The text itself animates. Background is minimal.</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2" w14:textId="77777777" w:rsidR="00030C3A" w:rsidRDefault="00FC4E48">
            <w:r>
              <w:rPr>
                <w:color w:val="92400E"/>
                <w:sz w:val="17"/>
                <w:szCs w:val="17"/>
              </w:rPr>
              <w:t>Text Animation Style</w:t>
            </w:r>
          </w:p>
        </w:tc>
      </w:tr>
      <w:tr w:rsidR="00030C3A" w14:paraId="58846468"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0F766E"/>
            <w:tcMar>
              <w:top w:w="80" w:type="dxa"/>
              <w:left w:w="80" w:type="dxa"/>
              <w:bottom w:w="80" w:type="dxa"/>
              <w:right w:w="80" w:type="dxa"/>
            </w:tcMar>
          </w:tcPr>
          <w:p w14:paraId="58846464" w14:textId="77777777" w:rsidR="00030C3A" w:rsidRDefault="00FC4E48">
            <w:pPr>
              <w:jc w:val="center"/>
            </w:pPr>
            <w:r>
              <w:rPr>
                <w:b/>
                <w:bCs/>
                <w:color w:val="FFFFFF"/>
              </w:rPr>
              <w:t>D1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5" w14:textId="77777777" w:rsidR="00030C3A" w:rsidRDefault="00FC4E48">
            <w:r>
              <w:rPr>
                <w:b/>
                <w:bCs/>
                <w:color w:val="1E3A5F"/>
                <w:sz w:val="18"/>
                <w:szCs w:val="18"/>
              </w:rPr>
              <w:t>Video Background</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6" w14:textId="77777777" w:rsidR="00030C3A" w:rsidRDefault="00FC4E48">
            <w:r>
              <w:rPr>
                <w:color w:val="374151"/>
                <w:sz w:val="18"/>
                <w:szCs w:val="18"/>
              </w:rPr>
              <w:t>A looping video clip forms the background. Text overlaid.</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7" w14:textId="77777777" w:rsidR="00030C3A" w:rsidRDefault="00FC4E48">
            <w:r>
              <w:rPr>
                <w:color w:val="92400E"/>
                <w:sz w:val="17"/>
                <w:szCs w:val="17"/>
              </w:rPr>
              <w:t>Video Category (4 types)</w:t>
            </w:r>
          </w:p>
        </w:tc>
      </w:tr>
      <w:tr w:rsidR="00030C3A" w14:paraId="5884646D" w14:textId="77777777" w:rsidTr="00232B8D">
        <w:tc>
          <w:tcPr>
            <w:tcW w:w="690" w:type="dxa"/>
            <w:tcBorders>
              <w:top w:val="single" w:sz="1" w:space="0" w:color="CCCCCC"/>
              <w:left w:val="single" w:sz="1" w:space="0" w:color="CCCCCC"/>
              <w:bottom w:val="single" w:sz="1" w:space="0" w:color="CCCCCC"/>
              <w:right w:val="single" w:sz="1" w:space="0" w:color="CCCCCC"/>
            </w:tcBorders>
            <w:shd w:val="clear" w:color="auto" w:fill="9D174D"/>
            <w:tcMar>
              <w:top w:w="80" w:type="dxa"/>
              <w:left w:w="80" w:type="dxa"/>
              <w:bottom w:w="80" w:type="dxa"/>
              <w:right w:w="80" w:type="dxa"/>
            </w:tcMar>
          </w:tcPr>
          <w:p w14:paraId="58846469" w14:textId="77777777" w:rsidR="00030C3A" w:rsidRDefault="00FC4E48">
            <w:pPr>
              <w:jc w:val="center"/>
            </w:pPr>
            <w:r>
              <w:rPr>
                <w:b/>
                <w:bCs/>
                <w:color w:val="FFFFFF"/>
              </w:rPr>
              <w:t>E1</w:t>
            </w:r>
          </w:p>
        </w:tc>
        <w:tc>
          <w:tcPr>
            <w:tcW w:w="15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A" w14:textId="77777777" w:rsidR="00030C3A" w:rsidRDefault="00FC4E48">
            <w:r>
              <w:rPr>
                <w:b/>
                <w:bCs/>
                <w:color w:val="1E3A5F"/>
                <w:sz w:val="18"/>
                <w:szCs w:val="18"/>
              </w:rPr>
              <w:t>AI Avatar</w:t>
            </w:r>
          </w:p>
        </w:tc>
        <w:tc>
          <w:tcPr>
            <w:tcW w:w="60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4646B" w14:textId="77777777" w:rsidR="00030C3A" w:rsidRDefault="00FC4E48">
            <w:r>
              <w:rPr>
                <w:color w:val="374151"/>
                <w:sz w:val="18"/>
                <w:szCs w:val="18"/>
              </w:rPr>
              <w:t>An AI-generated human figure is the primary visual.</w:t>
            </w:r>
          </w:p>
        </w:tc>
        <w:tc>
          <w:tcPr>
            <w:tcW w:w="2126" w:type="dxa"/>
            <w:tcBorders>
              <w:top w:val="single" w:sz="1" w:space="0" w:color="CCCCCC"/>
              <w:left w:val="single" w:sz="1" w:space="0" w:color="CCCCCC"/>
              <w:bottom w:val="single" w:sz="1" w:space="0" w:color="CCCCCC"/>
              <w:right w:val="single" w:sz="1" w:space="0" w:color="CCCCCC"/>
            </w:tcBorders>
            <w:shd w:val="clear" w:color="auto" w:fill="FFFBEB"/>
            <w:tcMar>
              <w:top w:w="80" w:type="dxa"/>
              <w:left w:w="120" w:type="dxa"/>
              <w:bottom w:w="80" w:type="dxa"/>
              <w:right w:w="120" w:type="dxa"/>
            </w:tcMar>
          </w:tcPr>
          <w:p w14:paraId="5884646C" w14:textId="77777777" w:rsidR="00030C3A" w:rsidRDefault="00FC4E48">
            <w:r>
              <w:rPr>
                <w:color w:val="92400E"/>
                <w:sz w:val="17"/>
                <w:szCs w:val="17"/>
              </w:rPr>
              <w:t>Rendering Style (Realistic/Illustrated)</w:t>
            </w:r>
          </w:p>
        </w:tc>
      </w:tr>
    </w:tbl>
    <w:p w14:paraId="5884646E" w14:textId="77777777" w:rsidR="00030C3A" w:rsidRDefault="00030C3A">
      <w:pPr>
        <w:spacing w:after="160"/>
      </w:pPr>
    </w:p>
    <w:p w14:paraId="5884646F"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47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40AF"/>
            <w:tcMar>
              <w:top w:w="200" w:type="dxa"/>
              <w:left w:w="280" w:type="dxa"/>
              <w:bottom w:w="200" w:type="dxa"/>
              <w:right w:w="280" w:type="dxa"/>
            </w:tcMar>
          </w:tcPr>
          <w:p w14:paraId="58846470" w14:textId="77777777" w:rsidR="00030C3A" w:rsidRDefault="00FC4E48">
            <w:pPr>
              <w:spacing w:after="60"/>
            </w:pPr>
            <w:r>
              <w:rPr>
                <w:b/>
                <w:bCs/>
                <w:color w:val="FFFFFF"/>
                <w:sz w:val="32"/>
                <w:szCs w:val="32"/>
              </w:rPr>
              <w:lastRenderedPageBreak/>
              <w:t>A1 -- Text + Frame</w:t>
            </w:r>
          </w:p>
          <w:p w14:paraId="58846471" w14:textId="77777777" w:rsidR="00030C3A" w:rsidRDefault="00FC4E48">
            <w:r>
              <w:rPr>
                <w:color w:val="E2E8F0"/>
                <w:sz w:val="19"/>
                <w:szCs w:val="19"/>
              </w:rPr>
              <w:t>A visible frame is the defining device. Text is primary; illustration is optional.</w:t>
            </w:r>
          </w:p>
        </w:tc>
      </w:tr>
    </w:tbl>
    <w:p w14:paraId="51BB4EBA" w14:textId="77777777" w:rsidR="00560AF8" w:rsidRPr="00232B8D" w:rsidRDefault="00030C3A">
      <w:pPr>
        <w:pBdr>
          <w:left w:val="single" w:sz="16" w:space="8" w:color="FF0000"/>
        </w:pBdr>
        <w:shd w:val="clear" w:color="auto" w:fill="FFF5F5"/>
        <w:spacing w:after="80"/>
        <w:rPr>
          <w:color w:val="002060"/>
          <w:sz w:val="17"/>
          <w:szCs w:val="17"/>
        </w:rPr>
      </w:pPr>
      <w:r>
        <w:rPr>
          <w:b/>
          <w:bCs/>
          <w:color w:val="002060"/>
          <w:sz w:val="18"/>
          <w:szCs w:val="18"/>
        </w:rPr>
        <w:t>TERMINOLOGY NOTE [NEW] -- 3 separate asset types in A1:</w:t>
      </w:r>
      <w:r>
        <w:rPr>
          <w:color w:val="002060"/>
          <w:sz w:val="17"/>
          <w:szCs w:val="17"/>
        </w:rPr>
        <w:t xml:space="preserve">  </w:t>
      </w:r>
    </w:p>
    <w:p w14:paraId="2BA4F993" w14:textId="77777777" w:rsidR="00560AF8" w:rsidRPr="00232B8D" w:rsidRDefault="00030C3A">
      <w:pPr>
        <w:pBdr>
          <w:left w:val="single" w:sz="16" w:space="8" w:color="FF0000"/>
        </w:pBdr>
        <w:shd w:val="clear" w:color="auto" w:fill="FFF5F5"/>
        <w:spacing w:after="80"/>
        <w:rPr>
          <w:color w:val="002060"/>
          <w:sz w:val="17"/>
          <w:szCs w:val="17"/>
        </w:rPr>
      </w:pPr>
      <w:r>
        <w:rPr>
          <w:color w:val="002060"/>
          <w:sz w:val="17"/>
          <w:szCs w:val="17"/>
        </w:rPr>
        <w:t xml:space="preserve">(1) BACKGROUND = solid colour or gradient fill behind the whole canvas. No AI generation needed. </w:t>
      </w:r>
    </w:p>
    <w:p w14:paraId="134F159B" w14:textId="77777777" w:rsidR="00560AF8" w:rsidRPr="00232B8D" w:rsidRDefault="00030C3A">
      <w:pPr>
        <w:pBdr>
          <w:left w:val="single" w:sz="16" w:space="8" w:color="FF0000"/>
        </w:pBdr>
        <w:shd w:val="clear" w:color="auto" w:fill="FFF5F5"/>
        <w:spacing w:after="80"/>
        <w:rPr>
          <w:color w:val="002060"/>
          <w:sz w:val="17"/>
          <w:szCs w:val="17"/>
        </w:rPr>
      </w:pPr>
      <w:r>
        <w:rPr>
          <w:color w:val="002060"/>
          <w:sz w:val="17"/>
          <w:szCs w:val="17"/>
        </w:rPr>
        <w:t xml:space="preserve"> (2) FRAME ELEMENTS = the decorative motifs on the border frame itself (florals, paisleys, mandalas). Set via Frame Decoration Level in Step 5.  </w:t>
      </w:r>
    </w:p>
    <w:p w14:paraId="58846473" w14:textId="56FBC205" w:rsidR="00030C3A" w:rsidRPr="00232B8D" w:rsidRDefault="00030C3A">
      <w:pPr>
        <w:pBdr>
          <w:left w:val="single" w:sz="16" w:space="8" w:color="FF0000"/>
        </w:pBdr>
        <w:shd w:val="clear" w:color="auto" w:fill="FFF5F5"/>
        <w:spacing w:after="80"/>
        <w:rPr>
          <w:color w:val="002060"/>
        </w:rPr>
      </w:pPr>
      <w:r>
        <w:rPr>
          <w:color w:val="002060"/>
          <w:sz w:val="17"/>
          <w:szCs w:val="17"/>
        </w:rPr>
        <w:t>(3) ILLUSTRATION = the standalone flat 2D asset placed inside the canvas (chai cup, lotus, sunshine, bird etc.). Chosen from the illustration library in Step 5 and generated as a separate AI image.  These are three distinct things -- combine them in a single prompt only when generating the background + frame together. Never render text in any AI-generated asset.</w:t>
      </w:r>
    </w:p>
    <w:p w14:paraId="00AA000B" w14:textId="00AA000B" w:rsidR="00030C3A" w:rsidRDefault="00030C3A">
      <w:pPr>
        <w:spacing w:after="80"/>
      </w:pPr>
    </w:p>
    <w:tbl>
      <w:tblPr>
        <w:tblW w:w="10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86"/>
        <w:gridCol w:w="5012"/>
        <w:gridCol w:w="3685"/>
      </w:tblGrid>
      <w:tr w:rsidR="00030C3A" w14:paraId="58846478"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4" w14:textId="77777777" w:rsidR="00030C3A" w:rsidRDefault="00FC4E48">
            <w:pPr>
              <w:jc w:val="center"/>
            </w:pPr>
            <w:r>
              <w:rPr>
                <w:b/>
                <w:bCs/>
                <w:color w:val="FFFFFF"/>
                <w:sz w:val="18"/>
                <w:szCs w:val="18"/>
              </w:rPr>
              <w:t>Step</w:t>
            </w:r>
          </w:p>
        </w:tc>
        <w:tc>
          <w:tcPr>
            <w:tcW w:w="158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5" w14:textId="77777777" w:rsidR="00030C3A" w:rsidRDefault="00FC4E48">
            <w:pPr>
              <w:jc w:val="center"/>
            </w:pPr>
            <w:r>
              <w:rPr>
                <w:b/>
                <w:bCs/>
                <w:color w:val="FFFFFF"/>
                <w:sz w:val="18"/>
                <w:szCs w:val="18"/>
              </w:rPr>
              <w:t>Name</w:t>
            </w:r>
          </w:p>
        </w:tc>
        <w:tc>
          <w:tcPr>
            <w:tcW w:w="501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6" w14:textId="77777777" w:rsidR="00030C3A" w:rsidRDefault="00FC4E48">
            <w:pPr>
              <w:jc w:val="center"/>
            </w:pPr>
            <w:r>
              <w:rPr>
                <w:b/>
                <w:bCs/>
                <w:color w:val="FFFFFF"/>
                <w:sz w:val="18"/>
                <w:szCs w:val="18"/>
              </w:rPr>
              <w:t>Options</w:t>
            </w:r>
          </w:p>
        </w:tc>
        <w:tc>
          <w:tcPr>
            <w:tcW w:w="368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77" w14:textId="77777777" w:rsidR="00030C3A" w:rsidRDefault="00FC4E48">
            <w:pPr>
              <w:jc w:val="center"/>
            </w:pPr>
            <w:r>
              <w:rPr>
                <w:b/>
                <w:bCs/>
                <w:color w:val="FFFFFF"/>
                <w:sz w:val="18"/>
                <w:szCs w:val="18"/>
              </w:rPr>
              <w:t>Notes / Eliminations</w:t>
            </w:r>
          </w:p>
        </w:tc>
      </w:tr>
      <w:tr w:rsidR="00030C3A" w14:paraId="58846485"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79" w14:textId="77777777" w:rsidR="00030C3A" w:rsidRDefault="00FC4E48">
            <w:pPr>
              <w:jc w:val="center"/>
            </w:pPr>
            <w:r>
              <w:rPr>
                <w:b/>
                <w:bCs/>
                <w:color w:val="1E3A5F"/>
                <w:sz w:val="22"/>
                <w:szCs w:val="22"/>
              </w:rPr>
              <w:t>1</w:t>
            </w:r>
          </w:p>
        </w:tc>
        <w:tc>
          <w:tcPr>
            <w:tcW w:w="1586"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7A" w14:textId="77777777" w:rsidR="00030C3A" w:rsidRDefault="00FC4E48">
            <w:r>
              <w:rPr>
                <w:b/>
                <w:bCs/>
                <w:color w:val="1E3A5F"/>
                <w:sz w:val="19"/>
                <w:szCs w:val="19"/>
              </w:rPr>
              <w:t>Frame Type</w:t>
            </w:r>
          </w:p>
          <w:p w14:paraId="5884647B" w14:textId="77777777" w:rsidR="00030C3A" w:rsidRDefault="00FC4E48">
            <w:r>
              <w:rPr>
                <w:color w:val="D97706"/>
                <w:sz w:val="15"/>
                <w:szCs w:val="15"/>
              </w:rPr>
              <w:t>Custom Step</w:t>
            </w:r>
          </w:p>
        </w:tc>
        <w:tc>
          <w:tcPr>
            <w:tcW w:w="501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7C" w14:textId="77777777" w:rsidR="00030C3A" w:rsidRDefault="00FC4E48">
            <w:pPr>
              <w:spacing w:after="60"/>
            </w:pPr>
            <w:r>
              <w:rPr>
                <w:b/>
                <w:bCs/>
                <w:color w:val="374151"/>
                <w:sz w:val="18"/>
                <w:szCs w:val="18"/>
              </w:rPr>
              <w:t>F1 -- Full Perimeter</w:t>
            </w:r>
            <w:r>
              <w:rPr>
                <w:color w:val="6B7280"/>
                <w:sz w:val="17"/>
                <w:szCs w:val="17"/>
              </w:rPr>
              <w:t xml:space="preserve">  Border on all 4 edges. Eliminates edge bleed for all layouts.</w:t>
            </w:r>
          </w:p>
          <w:p w14:paraId="5884647D" w14:textId="77777777" w:rsidR="00030C3A" w:rsidRDefault="00FC4E48">
            <w:pPr>
              <w:spacing w:after="60"/>
            </w:pPr>
            <w:r>
              <w:rPr>
                <w:b/>
                <w:bCs/>
                <w:color w:val="374151"/>
                <w:sz w:val="18"/>
                <w:szCs w:val="18"/>
              </w:rPr>
              <w:t>F2 -- Dual Band</w:t>
            </w:r>
            <w:r>
              <w:rPr>
                <w:color w:val="6B7280"/>
                <w:sz w:val="17"/>
                <w:szCs w:val="17"/>
              </w:rPr>
              <w:t xml:space="preserve">  Straight horizontal bands at top + bottom. L1/L5 edge space reduced.</w:t>
            </w:r>
          </w:p>
          <w:p w14:paraId="5884647E" w14:textId="77777777" w:rsidR="00030C3A" w:rsidRDefault="00FC4E48">
            <w:pPr>
              <w:spacing w:after="60"/>
            </w:pPr>
            <w:r>
              <w:rPr>
                <w:b/>
                <w:bCs/>
                <w:color w:val="374151"/>
                <w:sz w:val="18"/>
                <w:szCs w:val="18"/>
              </w:rPr>
              <w:t>F3 -- Single Band</w:t>
            </w:r>
            <w:r>
              <w:rPr>
                <w:color w:val="6B7280"/>
                <w:sz w:val="17"/>
                <w:szCs w:val="17"/>
              </w:rPr>
              <w:t xml:space="preserve">  One edge only. Most permissive frame.</w:t>
            </w:r>
          </w:p>
          <w:p w14:paraId="5884647F" w14:textId="77777777" w:rsidR="00030C3A" w:rsidRDefault="00FC4E48">
            <w:pPr>
              <w:spacing w:after="60"/>
            </w:pPr>
            <w:r>
              <w:rPr>
                <w:b/>
                <w:bCs/>
                <w:color w:val="374151"/>
                <w:sz w:val="18"/>
                <w:szCs w:val="18"/>
              </w:rPr>
              <w:t>F4 -- Corner Accents</w:t>
            </w:r>
            <w:r>
              <w:rPr>
                <w:color w:val="6B7280"/>
                <w:sz w:val="17"/>
                <w:szCs w:val="17"/>
              </w:rPr>
              <w:t xml:space="preserve">  Patches at corners only. Maximum layout flexibility.</w:t>
            </w:r>
          </w:p>
          <w:p w14:paraId="58846483" w14:textId="27698731" w:rsidR="00030C3A" w:rsidRDefault="00FC4E48" w:rsidP="008E707D">
            <w:pPr>
              <w:spacing w:after="60"/>
            </w:pPr>
            <w:r>
              <w:rPr>
                <w:b/>
                <w:bCs/>
                <w:color w:val="374151"/>
                <w:sz w:val="18"/>
                <w:szCs w:val="18"/>
              </w:rPr>
              <w:t>F5 -- Arch / Canopy</w:t>
            </w:r>
            <w:r>
              <w:rPr>
                <w:color w:val="6B7280"/>
                <w:sz w:val="17"/>
                <w:szCs w:val="17"/>
              </w:rPr>
              <w:t xml:space="preserve">  Curved arch shape overhead. L1 (Text Top) constrained. L5 pairs best</w:t>
            </w:r>
          </w:p>
        </w:tc>
        <w:tc>
          <w:tcPr>
            <w:tcW w:w="368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84" w14:textId="77777777" w:rsidR="00030C3A" w:rsidRDefault="00FC4E48">
            <w:r>
              <w:rPr>
                <w:color w:val="6B7280"/>
                <w:sz w:val="17"/>
                <w:szCs w:val="17"/>
              </w:rPr>
              <w:t>Frame choice filters layouts in Step 2. See Compatibility Matrix in Layout Reference.</w:t>
            </w:r>
          </w:p>
        </w:tc>
      </w:tr>
      <w:tr w:rsidR="00030C3A" w14:paraId="5884648F"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86" w14:textId="77777777" w:rsidR="00030C3A" w:rsidRDefault="00FC4E48">
            <w:pPr>
              <w:jc w:val="center"/>
            </w:pPr>
            <w:r>
              <w:rPr>
                <w:b/>
                <w:bCs/>
                <w:color w:val="1E3A5F"/>
                <w:sz w:val="22"/>
                <w:szCs w:val="22"/>
              </w:rPr>
              <w:t>2</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87" w14:textId="77777777" w:rsidR="00030C3A" w:rsidRDefault="00FC4E48">
            <w:r>
              <w:rPr>
                <w:b/>
                <w:bCs/>
                <w:color w:val="1E3A5F"/>
                <w:sz w:val="19"/>
                <w:szCs w:val="19"/>
              </w:rPr>
              <w:t>Layout</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88" w14:textId="77777777" w:rsidR="00030C3A" w:rsidRDefault="00FC4E48">
            <w:pPr>
              <w:spacing w:after="60"/>
            </w:pPr>
            <w:r>
              <w:rPr>
                <w:b/>
                <w:bCs/>
                <w:color w:val="374151"/>
                <w:sz w:val="18"/>
                <w:szCs w:val="18"/>
              </w:rPr>
              <w:t>L1 -- Text Top</w:t>
            </w:r>
            <w:r>
              <w:rPr>
                <w:color w:val="6B7280"/>
                <w:sz w:val="17"/>
                <w:szCs w:val="17"/>
              </w:rPr>
              <w:t xml:space="preserve">  Text fills Header + Upper rows. Illustration in Centre + Lower + Footer rows.</w:t>
            </w:r>
          </w:p>
          <w:p w14:paraId="58846489" w14:textId="77777777" w:rsidR="00030C3A" w:rsidRDefault="00FC4E48">
            <w:pPr>
              <w:spacing w:after="60"/>
            </w:pPr>
            <w:r>
              <w:rPr>
                <w:b/>
                <w:bCs/>
                <w:color w:val="374151"/>
                <w:sz w:val="18"/>
                <w:szCs w:val="18"/>
              </w:rPr>
              <w:t>L2 -- Overlay</w:t>
            </w:r>
            <w:r>
              <w:rPr>
                <w:color w:val="6B7280"/>
                <w:sz w:val="17"/>
                <w:szCs w:val="17"/>
              </w:rPr>
              <w:t xml:space="preserve">  Illustration fills entire canvas. Text sits in Centre row with contrast treatment.</w:t>
            </w:r>
          </w:p>
          <w:p w14:paraId="5884648A" w14:textId="77777777" w:rsidR="00030C3A" w:rsidRDefault="00FC4E48">
            <w:pPr>
              <w:spacing w:after="60"/>
            </w:pPr>
            <w:r>
              <w:rPr>
                <w:b/>
                <w:bCs/>
                <w:color w:val="374151"/>
                <w:sz w:val="18"/>
                <w:szCs w:val="18"/>
              </w:rPr>
              <w:t>L3 -- Text Left</w:t>
            </w:r>
            <w:r>
              <w:rPr>
                <w:color w:val="6B7280"/>
                <w:sz w:val="17"/>
                <w:szCs w:val="17"/>
              </w:rPr>
              <w:t xml:space="preserve">  Left column = text (all rows). Centre + Right columns = illustration.</w:t>
            </w:r>
          </w:p>
          <w:p w14:paraId="5884648B" w14:textId="77777777" w:rsidR="00030C3A" w:rsidRDefault="00FC4E48">
            <w:pPr>
              <w:spacing w:after="60"/>
            </w:pPr>
            <w:r>
              <w:rPr>
                <w:b/>
                <w:bCs/>
                <w:color w:val="374151"/>
                <w:sz w:val="18"/>
                <w:szCs w:val="18"/>
              </w:rPr>
              <w:t>L4 -- Text Right</w:t>
            </w:r>
            <w:r>
              <w:rPr>
                <w:color w:val="6B7280"/>
                <w:sz w:val="17"/>
                <w:szCs w:val="17"/>
              </w:rPr>
              <w:t xml:space="preserve">  Right column = text (all rows). Left + Centre columns = illustration.</w:t>
            </w:r>
          </w:p>
          <w:p w14:paraId="5884648D" w14:textId="18F5C921" w:rsidR="00030C3A" w:rsidRDefault="00FC4E48">
            <w:pPr>
              <w:spacing w:after="60"/>
            </w:pPr>
            <w:r>
              <w:rPr>
                <w:b/>
                <w:bCs/>
                <w:color w:val="374151"/>
                <w:sz w:val="18"/>
                <w:szCs w:val="18"/>
              </w:rPr>
              <w:t>L5 -- Text Bottom</w:t>
            </w:r>
            <w:r>
              <w:rPr>
                <w:color w:val="6B7280"/>
                <w:sz w:val="17"/>
                <w:szCs w:val="17"/>
              </w:rPr>
              <w:t xml:space="preserve">  Illustration fills Header + Upper + Centre rows. Text in Lower + Footer rows.</w:t>
            </w:r>
          </w:p>
          <w:p w14:paraId="00AA0001" w14:textId="30585236" w:rsidR="00030C3A" w:rsidRDefault="00FC4E48">
            <w:pPr>
              <w:spacing w:after="60"/>
            </w:pPr>
            <w:r>
              <w:rPr>
                <w:b/>
                <w:bCs/>
                <w:color w:val="000000" w:themeColor="text1"/>
                <w:sz w:val="18"/>
                <w:szCs w:val="18"/>
              </w:rPr>
              <w:t xml:space="preserve">L6 -- Text Centre: </w:t>
            </w:r>
            <w:r>
              <w:rPr>
                <w:color w:val="000000" w:themeColor="text1"/>
                <w:sz w:val="17"/>
                <w:szCs w:val="17"/>
              </w:rPr>
              <w:t>Frame defines all 4 edges. Background/gradient fills canvas. Small illustration anchored at top or bottom inside frame. Text occupies the central zone. Best with F1, F2, F4. Not recommended with F5 (arch restricts centre zone).</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8E" w14:textId="77777777" w:rsidR="00030C3A" w:rsidRDefault="00FC4E48">
            <w:r>
              <w:rPr>
                <w:color w:val="6B7280"/>
                <w:sz w:val="17"/>
                <w:szCs w:val="17"/>
              </w:rPr>
              <w:t>Options shown are filtered by frame choice from Step 1</w:t>
            </w:r>
            <w:r>
              <w:rPr>
                <w:color w:val="000000" w:themeColor="text1"/>
                <w:sz w:val="17"/>
                <w:szCs w:val="17"/>
              </w:rPr>
              <w:t>. L6 added: for text-centre compositions where frame holds all edges and illustration is a small accent only.</w:t>
            </w:r>
          </w:p>
        </w:tc>
      </w:tr>
      <w:tr w:rsidR="00030C3A" w14:paraId="5FDF502E"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6C190C2B" w14:textId="77777777" w:rsidR="00030C3A" w:rsidRDefault="00030C3A">
            <w:pPr>
              <w:jc w:val="center"/>
              <w:rPr>
                <w:b/>
                <w:bCs/>
                <w:color w:val="1E3A5F"/>
                <w:sz w:val="22"/>
                <w:szCs w:val="22"/>
              </w:rPr>
            </w:pPr>
            <w:r>
              <w:rPr>
                <w:b/>
                <w:bCs/>
                <w:color w:val="1E3A5F"/>
                <w:sz w:val="22"/>
                <w:szCs w:val="22"/>
              </w:rPr>
              <w:t>3</w:t>
            </w:r>
          </w:p>
        </w:tc>
        <w:tc>
          <w:tcPr>
            <w:tcW w:w="1586"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17F4CD87" w14:textId="77777777" w:rsidR="00030C3A" w:rsidRDefault="00030C3A">
            <w:pPr>
              <w:rPr>
                <w:b/>
                <w:bCs/>
                <w:color w:val="1E3A5F"/>
                <w:sz w:val="19"/>
                <w:szCs w:val="19"/>
              </w:rPr>
            </w:pPr>
            <w:r>
              <w:rPr>
                <w:b/>
                <w:bCs/>
                <w:color w:val="1E3A5F"/>
                <w:sz w:val="19"/>
                <w:szCs w:val="19"/>
              </w:rPr>
              <w:t>Track</w:t>
            </w:r>
          </w:p>
          <w:p w14:paraId="257D69EB" w14:textId="5A4D9AB1" w:rsidR="00030C3A" w:rsidRDefault="00030C3A">
            <w:pPr>
              <w:rPr>
                <w:color w:val="D97706"/>
                <w:sz w:val="15"/>
                <w:szCs w:val="15"/>
              </w:rPr>
            </w:pPr>
          </w:p>
        </w:tc>
        <w:tc>
          <w:tcPr>
            <w:tcW w:w="501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75526D9" w14:textId="77777777" w:rsidR="00030C3A" w:rsidRDefault="00030C3A">
            <w:pPr>
              <w:spacing w:after="60"/>
              <w:rPr>
                <w:color w:val="6B7280"/>
                <w:sz w:val="17"/>
                <w:szCs w:val="17"/>
              </w:rPr>
            </w:pPr>
            <w:r>
              <w:rPr>
                <w:b/>
                <w:bCs/>
                <w:color w:val="374151"/>
                <w:sz w:val="18"/>
                <w:szCs w:val="18"/>
              </w:rPr>
              <w:t>A — Shiny Maximal</w:t>
            </w:r>
            <w:r>
              <w:rPr>
                <w:color w:val="6B7280"/>
                <w:sz w:val="17"/>
                <w:szCs w:val="17"/>
              </w:rPr>
              <w:t xml:space="preserve">  3D extruded sticker, glossy shimmer, clustered ornate motifs, gold + saturated palette. Tier 2–3, 35+.</w:t>
            </w:r>
          </w:p>
          <w:p w14:paraId="78C041CC" w14:textId="77777777" w:rsidR="00030C3A" w:rsidRDefault="00030C3A">
            <w:pPr>
              <w:spacing w:after="60"/>
              <w:rPr>
                <w:color w:val="6B7280"/>
                <w:sz w:val="17"/>
                <w:szCs w:val="17"/>
              </w:rPr>
            </w:pPr>
            <w:r>
              <w:rPr>
                <w:b/>
                <w:bCs/>
                <w:color w:val="374151"/>
                <w:sz w:val="18"/>
                <w:szCs w:val="18"/>
              </w:rPr>
              <w:t>B — Modern Desi</w:t>
            </w:r>
            <w:r>
              <w:rPr>
                <w:color w:val="6B7280"/>
                <w:sz w:val="17"/>
                <w:szCs w:val="17"/>
              </w:rPr>
              <w:t xml:space="preserve">  Anokhi-meets-Insta. Two sub-modes: B1 Painterly (watercolor + linework + block-print) and B2 Lifestyle Photo (golden-hour home). Urban, 25–40.</w:t>
            </w:r>
          </w:p>
          <w:p w14:paraId="02A92FB1" w14:textId="77777777" w:rsidR="00030C3A" w:rsidRDefault="00030C3A">
            <w:pPr>
              <w:spacing w:after="60"/>
              <w:rPr>
                <w:color w:val="6B7280"/>
                <w:sz w:val="17"/>
                <w:szCs w:val="17"/>
              </w:rPr>
            </w:pPr>
            <w:r>
              <w:rPr>
                <w:b/>
                <w:bCs/>
                <w:color w:val="374151"/>
                <w:sz w:val="18"/>
                <w:szCs w:val="18"/>
              </w:rPr>
              <w:t>C — Cinematic</w:t>
            </w:r>
            <w:r>
              <w:rPr>
                <w:color w:val="6B7280"/>
                <w:sz w:val="17"/>
                <w:szCs w:val="17"/>
              </w:rPr>
              <w:t xml:space="preserve">  Magazine / film-poster. Real photography, low-key dramatic light, editorial type, geometric or metallic motifs only (no florals). Premium, 28–45.</w:t>
            </w:r>
          </w:p>
          <w:p w14:paraId="2F974117" w14:textId="77777777" w:rsidR="00030C3A" w:rsidRDefault="00030C3A">
            <w:pPr>
              <w:spacing w:after="60"/>
              <w:rPr>
                <w:color w:val="6B7280"/>
                <w:sz w:val="17"/>
                <w:szCs w:val="17"/>
              </w:rPr>
            </w:pPr>
            <w:r>
              <w:rPr>
                <w:b/>
                <w:bCs/>
                <w:color w:val="374151"/>
                <w:sz w:val="18"/>
                <w:szCs w:val="18"/>
              </w:rPr>
              <w:t>D — Playful Illustrated</w:t>
            </w:r>
            <w:r>
              <w:rPr>
                <w:color w:val="6B7280"/>
                <w:sz w:val="17"/>
                <w:szCs w:val="17"/>
              </w:rPr>
              <w:t xml:space="preserve">  Cartoon sticker-pack energy. Flat vector / sticker outline / doodle / 3D cartoon. 18–30, gen-Z. Hard-blocked for Devotional / Political / Sympathy.</w:t>
            </w:r>
          </w:p>
        </w:tc>
        <w:tc>
          <w:tcPr>
            <w:tcW w:w="368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A8D424" w14:textId="77777777" w:rsidR="00030C3A" w:rsidRDefault="00030C3A">
            <w:pPr>
              <w:rPr>
                <w:color w:val="6B7280"/>
                <w:sz w:val="17"/>
                <w:szCs w:val="17"/>
              </w:rPr>
            </w:pPr>
            <w:r>
              <w:rPr>
                <w:color w:val="6B7280"/>
                <w:sz w:val="17"/>
                <w:szCs w:val="17"/>
              </w:rPr>
              <w:t>Hard fork. Locks palette, font, illustration render, frame motif, background sub-style, and density for ALL downstream steps. Subject library stays universal per vertical; Track locks treatment. Disallowed combinations are filtered out of the downstream UI silently.</w:t>
            </w:r>
          </w:p>
        </w:tc>
      </w:tr>
      <w:tr w:rsidR="00030C3A" w14:paraId="58846496"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90" w14:textId="50DA2B8F" w:rsidR="00030C3A" w:rsidRDefault="00FC4E48">
            <w:pPr>
              <w:jc w:val="center"/>
            </w:pPr>
            <w:r>
              <w:rPr>
                <w:b/>
                <w:bCs/>
                <w:color w:val="1E3A5F"/>
                <w:sz w:val="22"/>
                <w:szCs w:val="22"/>
              </w:rPr>
              <w:t>4</w:t>
            </w:r>
          </w:p>
        </w:tc>
        <w:tc>
          <w:tcPr>
            <w:tcW w:w="158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91" w14:textId="77777777" w:rsidR="00030C3A" w:rsidRDefault="00FC4E48">
            <w:r>
              <w:rPr>
                <w:b/>
                <w:bCs/>
                <w:color w:val="1E3A5F"/>
                <w:sz w:val="19"/>
                <w:szCs w:val="19"/>
              </w:rPr>
              <w:t>Colour</w:t>
            </w:r>
          </w:p>
        </w:tc>
        <w:tc>
          <w:tcPr>
            <w:tcW w:w="501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92" w14:textId="77777777" w:rsidR="00030C3A" w:rsidRDefault="00FC4E48">
            <w:pPr>
              <w:spacing w:after="60"/>
            </w:pPr>
            <w:r>
              <w:rPr>
                <w:b/>
                <w:bCs/>
                <w:color w:val="374151"/>
                <w:sz w:val="18"/>
                <w:szCs w:val="18"/>
              </w:rPr>
              <w:t>Background Colour</w:t>
            </w:r>
            <w:r>
              <w:rPr>
                <w:color w:val="6B7280"/>
                <w:sz w:val="17"/>
                <w:szCs w:val="17"/>
              </w:rPr>
              <w:t xml:space="preserve">  From theme palette -- solid or gradient</w:t>
            </w:r>
          </w:p>
          <w:p w14:paraId="58846493" w14:textId="77777777" w:rsidR="00030C3A" w:rsidRDefault="00FC4E48">
            <w:pPr>
              <w:spacing w:after="60"/>
            </w:pPr>
            <w:r>
              <w:rPr>
                <w:b/>
                <w:bCs/>
                <w:color w:val="374151"/>
                <w:sz w:val="18"/>
                <w:szCs w:val="18"/>
              </w:rPr>
              <w:t>Text Colour</w:t>
            </w:r>
            <w:r>
              <w:rPr>
                <w:color w:val="6B7280"/>
                <w:sz w:val="17"/>
                <w:szCs w:val="17"/>
              </w:rPr>
              <w:t xml:space="preserve">  Contrast pair for the chosen background</w:t>
            </w:r>
          </w:p>
          <w:p w14:paraId="58846494" w14:textId="77777777" w:rsidR="00030C3A" w:rsidRDefault="00FC4E48">
            <w:pPr>
              <w:spacing w:after="60"/>
            </w:pPr>
            <w:r>
              <w:rPr>
                <w:b/>
                <w:bCs/>
                <w:color w:val="374151"/>
                <w:sz w:val="18"/>
                <w:szCs w:val="18"/>
              </w:rPr>
              <w:t>Frame / Accent Colour</w:t>
            </w:r>
            <w:r>
              <w:rPr>
                <w:color w:val="6B7280"/>
                <w:sz w:val="17"/>
                <w:szCs w:val="17"/>
              </w:rPr>
              <w:t xml:space="preserve">  Sets the colour of the frame element (regardless of whether it is plain or ornate)</w:t>
            </w:r>
          </w:p>
        </w:tc>
        <w:tc>
          <w:tcPr>
            <w:tcW w:w="368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95" w14:textId="2831BAB0" w:rsidR="00030C3A" w:rsidRDefault="00FC4E48">
            <w:r>
              <w:rPr>
                <w:color w:val="6B7280"/>
                <w:sz w:val="17"/>
                <w:szCs w:val="17"/>
              </w:rPr>
              <w:t>Select BG + text as a pair. Minimum 4.5:1 contrast ratio for text legibility.</w:t>
            </w:r>
            <w:r>
              <w:rPr>
                <w:sz w:val="17"/>
                <w:szCs w:val="17"/>
              </w:rPr>
              <w:t xml:space="preserve">  </w:t>
            </w:r>
          </w:p>
        </w:tc>
      </w:tr>
      <w:tr w:rsidR="00030C3A" w14:paraId="5884649E"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97" w14:textId="6E345D27" w:rsidR="00030C3A" w:rsidRDefault="00FC4E48">
            <w:pPr>
              <w:jc w:val="center"/>
            </w:pPr>
            <w:r>
              <w:rPr>
                <w:b/>
                <w:bCs/>
                <w:color w:val="1E3A5F"/>
                <w:sz w:val="22"/>
                <w:szCs w:val="22"/>
              </w:rPr>
              <w:lastRenderedPageBreak/>
              <w:t>5</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98" w14:textId="77777777" w:rsidR="00030C3A" w:rsidRDefault="00FC4E48">
            <w:r>
              <w:rPr>
                <w:b/>
                <w:bCs/>
                <w:color w:val="1E3A5F"/>
                <w:sz w:val="19"/>
                <w:szCs w:val="19"/>
              </w:rPr>
              <w:t>Font</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99" w14:textId="77777777" w:rsidR="00030C3A" w:rsidRDefault="00FC4E48">
            <w:pPr>
              <w:spacing w:after="60"/>
            </w:pPr>
            <w:r>
              <w:rPr>
                <w:b/>
                <w:bCs/>
                <w:color w:val="374151"/>
                <w:sz w:val="18"/>
                <w:szCs w:val="18"/>
              </w:rPr>
              <w:t>Serif</w:t>
            </w:r>
            <w:r>
              <w:rPr>
                <w:color w:val="6B7280"/>
                <w:sz w:val="17"/>
                <w:szCs w:val="17"/>
              </w:rPr>
              <w:t xml:space="preserve">  Traditional, formal, devotional</w:t>
            </w:r>
          </w:p>
          <w:p w14:paraId="5884649A" w14:textId="77777777" w:rsidR="00030C3A" w:rsidRDefault="00FC4E48">
            <w:pPr>
              <w:spacing w:after="60"/>
            </w:pPr>
            <w:r>
              <w:rPr>
                <w:b/>
                <w:bCs/>
                <w:color w:val="374151"/>
                <w:sz w:val="18"/>
                <w:szCs w:val="18"/>
              </w:rPr>
              <w:t>Sans-Serif</w:t>
            </w:r>
            <w:r>
              <w:rPr>
                <w:color w:val="6B7280"/>
                <w:sz w:val="17"/>
                <w:szCs w:val="17"/>
              </w:rPr>
              <w:t xml:space="preserve">  Modern, clean, motivational</w:t>
            </w:r>
          </w:p>
          <w:p w14:paraId="5884649B" w14:textId="77777777" w:rsidR="00030C3A" w:rsidRDefault="00FC4E48">
            <w:pPr>
              <w:spacing w:after="60"/>
            </w:pPr>
            <w:r>
              <w:rPr>
                <w:b/>
                <w:bCs/>
                <w:color w:val="374151"/>
                <w:sz w:val="18"/>
                <w:szCs w:val="18"/>
              </w:rPr>
              <w:t>Script / Calligraphic</w:t>
            </w:r>
            <w:r>
              <w:rPr>
                <w:color w:val="6B7280"/>
                <w:sz w:val="17"/>
                <w:szCs w:val="17"/>
              </w:rPr>
              <w:t xml:space="preserve">  Romantic, festive, expressive</w:t>
            </w:r>
          </w:p>
          <w:p w14:paraId="5884649C" w14:textId="77777777" w:rsidR="00030C3A" w:rsidRDefault="00FC4E48">
            <w:pPr>
              <w:spacing w:after="60"/>
            </w:pPr>
            <w:r>
              <w:rPr>
                <w:b/>
                <w:bCs/>
                <w:color w:val="374151"/>
                <w:sz w:val="18"/>
                <w:szCs w:val="18"/>
              </w:rPr>
              <w:t>Display / Decorative</w:t>
            </w:r>
            <w:r>
              <w:rPr>
                <w:color w:val="6B7280"/>
                <w:sz w:val="17"/>
                <w:szCs w:val="17"/>
              </w:rPr>
              <w:t xml:space="preserve">  Bold, festive, high-impact</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9D" w14:textId="77777777" w:rsidR="00030C3A" w:rsidRDefault="00FC4E48">
            <w:r>
              <w:rPr>
                <w:color w:val="6B7280"/>
                <w:sz w:val="17"/>
                <w:szCs w:val="17"/>
              </w:rPr>
              <w:t>One primary font. Weight (Regular/Bold/Black) chosen per line hierarchy.</w:t>
            </w:r>
          </w:p>
        </w:tc>
      </w:tr>
      <w:tr w:rsidR="00030C3A" w14:paraId="588464A7"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9F" w14:textId="69E68DBD" w:rsidR="00030C3A" w:rsidRDefault="00FC4E48">
            <w:pPr>
              <w:jc w:val="center"/>
            </w:pPr>
            <w:r>
              <w:rPr>
                <w:b/>
                <w:bCs/>
                <w:color w:val="1E3A5F"/>
                <w:sz w:val="22"/>
                <w:szCs w:val="22"/>
              </w:rPr>
              <w:t>6</w:t>
            </w:r>
          </w:p>
        </w:tc>
        <w:tc>
          <w:tcPr>
            <w:tcW w:w="1586"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A0" w14:textId="77777777" w:rsidR="00030C3A" w:rsidRDefault="00FC4E48">
            <w:r>
              <w:rPr>
                <w:b/>
                <w:bCs/>
                <w:color w:val="1E3A5F"/>
                <w:sz w:val="19"/>
                <w:szCs w:val="19"/>
              </w:rPr>
              <w:t>Illustration</w:t>
            </w:r>
          </w:p>
        </w:tc>
        <w:tc>
          <w:tcPr>
            <w:tcW w:w="501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A1" w14:textId="77777777" w:rsidR="00030C3A" w:rsidRDefault="00FC4E48">
            <w:pPr>
              <w:spacing w:after="60"/>
            </w:pPr>
            <w:r>
              <w:rPr>
                <w:b/>
                <w:bCs/>
                <w:color w:val="374151"/>
                <w:sz w:val="18"/>
                <w:szCs w:val="18"/>
              </w:rPr>
              <w:t>Choose from category pack</w:t>
            </w:r>
            <w:r>
              <w:rPr>
                <w:color w:val="6B7280"/>
                <w:sz w:val="17"/>
                <w:szCs w:val="17"/>
              </w:rPr>
              <w:t xml:space="preserve">  e.g. Devotional: deities, diyas, lotus, rangoli</w:t>
            </w:r>
          </w:p>
          <w:p w14:paraId="588464A2" w14:textId="77777777" w:rsidR="00030C3A" w:rsidRPr="00FA7C09" w:rsidRDefault="00FC4E48">
            <w:pPr>
              <w:spacing w:after="60"/>
              <w:rPr>
                <w:color w:val="000000" w:themeColor="text1"/>
              </w:rPr>
            </w:pPr>
            <w:r>
              <w:rPr>
                <w:b/>
                <w:bCs/>
                <w:color w:val="000000" w:themeColor="text1"/>
                <w:sz w:val="18"/>
                <w:szCs w:val="18"/>
              </w:rPr>
              <w:t>Frame Decoration Level [UPDATED]</w:t>
            </w:r>
            <w:r>
              <w:rPr>
                <w:color w:val="000000" w:themeColor="text1"/>
                <w:sz w:val="17"/>
                <w:szCs w:val="17"/>
              </w:rPr>
              <w:t xml:space="preserve">  Controls how ornate the frame border itself is (separate from the illustration inside the frame)</w:t>
            </w:r>
          </w:p>
          <w:p w14:paraId="00AA0002" w14:textId="00AA0002" w:rsidR="00030C3A" w:rsidRPr="00FA7C09" w:rsidRDefault="00FC4E48">
            <w:pPr>
              <w:spacing w:after="40"/>
              <w:ind w:left="280"/>
              <w:rPr>
                <w:color w:val="000000" w:themeColor="text1"/>
              </w:rPr>
            </w:pPr>
            <w:r>
              <w:rPr>
                <w:b/>
                <w:bCs/>
                <w:color w:val="000000" w:themeColor="text1"/>
                <w:sz w:val="17"/>
                <w:szCs w:val="17"/>
              </w:rPr>
              <w:t>Plain:</w:t>
            </w:r>
            <w:r>
              <w:rPr>
                <w:color w:val="000000" w:themeColor="text1"/>
                <w:sz w:val="17"/>
                <w:szCs w:val="17"/>
              </w:rPr>
              <w:t xml:space="preserve">  Clean border lines only. No motifs. Modern, minimal. Prompt: "simple clean border frame, no motifs, no ornamentation"</w:t>
            </w:r>
          </w:p>
          <w:p w14:paraId="00AA0003" w14:textId="00AA0003" w:rsidR="00030C3A" w:rsidRPr="00FA7C09" w:rsidRDefault="00FC4E48">
            <w:pPr>
              <w:spacing w:after="40"/>
              <w:ind w:left="280"/>
              <w:rPr>
                <w:color w:val="000000" w:themeColor="text1"/>
              </w:rPr>
            </w:pPr>
            <w:r>
              <w:rPr>
                <w:b/>
                <w:bCs/>
                <w:color w:val="000000" w:themeColor="text1"/>
                <w:sz w:val="17"/>
                <w:szCs w:val="17"/>
              </w:rPr>
              <w:t>Simple:</w:t>
            </w:r>
            <w:r>
              <w:rPr>
                <w:color w:val="000000" w:themeColor="text1"/>
                <w:sz w:val="17"/>
                <w:szCs w:val="17"/>
              </w:rPr>
              <w:t xml:space="preserve">  Minimal motifs at corners or midpoints only (1-2 motif types). Prompt: "delicate corner motifs only, restrained border decoration"</w:t>
            </w:r>
          </w:p>
          <w:p w14:paraId="00AA0004" w14:textId="00AA0004" w:rsidR="00030C3A" w:rsidRPr="00FA7C09" w:rsidRDefault="00FC4E48">
            <w:pPr>
              <w:spacing w:after="60"/>
              <w:ind w:left="280"/>
              <w:rPr>
                <w:color w:val="000000" w:themeColor="text1"/>
              </w:rPr>
            </w:pPr>
            <w:r>
              <w:rPr>
                <w:b/>
                <w:bCs/>
                <w:color w:val="000000" w:themeColor="text1"/>
                <w:sz w:val="17"/>
                <w:szCs w:val="17"/>
              </w:rPr>
              <w:t>Detailed:</w:t>
            </w:r>
            <w:r>
              <w:rPr>
                <w:color w:val="000000" w:themeColor="text1"/>
                <w:sz w:val="17"/>
                <w:szCs w:val="17"/>
              </w:rPr>
              <w:t xml:space="preserve">  Full ornate frame -- florals, paisleys, mandalas throughout border. Traditional, festive. Use only when ornamentation IS the statement.</w:t>
            </w:r>
          </w:p>
          <w:p w14:paraId="00AA0005" w14:textId="00AA0005" w:rsidR="00030C3A" w:rsidRDefault="00FC4E48">
            <w:pPr>
              <w:spacing w:after="40"/>
            </w:pPr>
            <w:r>
              <w:rPr>
                <w:i/>
                <w:color w:val="CC6600"/>
                <w:sz w:val="16"/>
                <w:szCs w:val="16"/>
              </w:rPr>
              <w:t>Default recommendation: Simple. Use Detailed only for traditional/devotional themes. Use Plain for modern/motivational themes.</w:t>
            </w:r>
          </w:p>
          <w:p w14:paraId="588464A3" w14:textId="77777777" w:rsidR="00030C3A" w:rsidRDefault="00FC4E48">
            <w:pPr>
              <w:spacing w:after="60"/>
            </w:pPr>
            <w:r>
              <w:rPr>
                <w:b/>
                <w:bCs/>
                <w:color w:val="374151"/>
                <w:sz w:val="18"/>
                <w:szCs w:val="18"/>
              </w:rPr>
              <w:t>Density: Minimal</w:t>
            </w:r>
            <w:r>
              <w:rPr>
                <w:color w:val="6B7280"/>
                <w:sz w:val="17"/>
                <w:szCs w:val="17"/>
              </w:rPr>
              <w:t xml:space="preserve">  1-2 hero elements</w:t>
            </w:r>
          </w:p>
          <w:p w14:paraId="588464A4" w14:textId="77777777" w:rsidR="00030C3A" w:rsidRDefault="00FC4E48">
            <w:pPr>
              <w:spacing w:after="60"/>
            </w:pPr>
            <w:r>
              <w:rPr>
                <w:b/>
                <w:bCs/>
                <w:color w:val="374151"/>
                <w:sz w:val="18"/>
                <w:szCs w:val="18"/>
              </w:rPr>
              <w:t>Density: Moderate</w:t>
            </w:r>
            <w:r>
              <w:rPr>
                <w:color w:val="6B7280"/>
                <w:sz w:val="17"/>
                <w:szCs w:val="17"/>
              </w:rPr>
              <w:t xml:space="preserve">  3-5 elements</w:t>
            </w:r>
          </w:p>
          <w:p w14:paraId="588464A5" w14:textId="77777777" w:rsidR="00030C3A" w:rsidRDefault="00FC4E48">
            <w:pPr>
              <w:spacing w:after="60"/>
            </w:pPr>
            <w:r>
              <w:rPr>
                <w:b/>
                <w:bCs/>
                <w:color w:val="374151"/>
                <w:sz w:val="18"/>
                <w:szCs w:val="18"/>
              </w:rPr>
              <w:t>Density: None</w:t>
            </w:r>
            <w:r>
              <w:rPr>
                <w:color w:val="6B7280"/>
                <w:sz w:val="17"/>
                <w:szCs w:val="17"/>
              </w:rPr>
              <w:t xml:space="preserve">  Text-only template (frame only, no illustration)</w:t>
            </w:r>
          </w:p>
          <w:p w14:paraId="00AA0006" w14:textId="00AA0006" w:rsidR="00030C3A" w:rsidRPr="00FA7C09" w:rsidRDefault="00FC4E48">
            <w:pPr>
              <w:spacing w:before="80" w:after="60"/>
              <w:rPr>
                <w:color w:val="000000" w:themeColor="text1"/>
              </w:rPr>
            </w:pPr>
            <w:r>
              <w:rPr>
                <w:b/>
                <w:bCs/>
                <w:color w:val="000000" w:themeColor="text1"/>
                <w:sz w:val="18"/>
                <w:szCs w:val="18"/>
              </w:rPr>
              <w:t>Illustration Size [NEW]</w:t>
            </w:r>
            <w:r>
              <w:rPr>
                <w:color w:val="000000" w:themeColor="text1"/>
                <w:sz w:val="17"/>
                <w:szCs w:val="17"/>
              </w:rPr>
              <w:t xml:space="preserve">  How much canvas the illustration occupies. Separate from Density (count).</w:t>
            </w:r>
          </w:p>
          <w:p w14:paraId="00AA0007" w14:textId="00AA0007" w:rsidR="00030C3A" w:rsidRPr="00FA7C09" w:rsidRDefault="00FC4E48">
            <w:pPr>
              <w:spacing w:after="40"/>
              <w:ind w:left="280"/>
              <w:rPr>
                <w:color w:val="000000" w:themeColor="text1"/>
              </w:rPr>
            </w:pPr>
            <w:r>
              <w:rPr>
                <w:b/>
                <w:bCs/>
                <w:color w:val="000000" w:themeColor="text1"/>
                <w:sz w:val="17"/>
                <w:szCs w:val="17"/>
              </w:rPr>
              <w:t>Small Accent:</w:t>
            </w:r>
            <w:r>
              <w:rPr>
                <w:color w:val="000000" w:themeColor="text1"/>
                <w:sz w:val="17"/>
                <w:szCs w:val="17"/>
              </w:rPr>
              <w:t xml:space="preserve">  &lt;15% canvas. Decorative accent, not dominant. Text is the star.</w:t>
            </w:r>
          </w:p>
          <w:p w14:paraId="00AA0008" w14:textId="00AA0008" w:rsidR="00030C3A" w:rsidRPr="00FA7C09" w:rsidRDefault="00FC4E48">
            <w:pPr>
              <w:spacing w:after="40"/>
              <w:ind w:left="280"/>
              <w:rPr>
                <w:color w:val="000000" w:themeColor="text1"/>
              </w:rPr>
            </w:pPr>
            <w:r>
              <w:rPr>
                <w:b/>
                <w:bCs/>
                <w:color w:val="000000" w:themeColor="text1"/>
                <w:sz w:val="17"/>
                <w:szCs w:val="17"/>
              </w:rPr>
              <w:t>Medium:</w:t>
            </w:r>
            <w:r>
              <w:rPr>
                <w:color w:val="000000" w:themeColor="text1"/>
                <w:sz w:val="17"/>
                <w:szCs w:val="17"/>
              </w:rPr>
              <w:t xml:space="preserve">  30-40% canvas. Balanced visual weight. Text and illustration share space.</w:t>
            </w:r>
          </w:p>
          <w:p w14:paraId="00AA0009" w14:textId="00AA0009" w:rsidR="00030C3A" w:rsidRDefault="00FC4E48">
            <w:pPr>
              <w:spacing w:after="60"/>
              <w:ind w:left="280"/>
            </w:pPr>
            <w:r>
              <w:rPr>
                <w:b/>
                <w:bCs/>
                <w:color w:val="000000" w:themeColor="text1"/>
                <w:sz w:val="17"/>
                <w:szCs w:val="17"/>
              </w:rPr>
              <w:t>Large / Hero:</w:t>
            </w:r>
            <w:r>
              <w:rPr>
                <w:color w:val="000000" w:themeColor="text1"/>
                <w:sz w:val="17"/>
                <w:szCs w:val="17"/>
              </w:rPr>
              <w:t xml:space="preserve">  50%+ canvas. Illustration is the dominant visual. Use only with L1, L5 or L3/L4 (text pushed to edge zone).</w:t>
            </w:r>
          </w:p>
        </w:tc>
        <w:tc>
          <w:tcPr>
            <w:tcW w:w="368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A6" w14:textId="77777777" w:rsidR="00030C3A" w:rsidRDefault="00FC4E48">
            <w:r>
              <w:rPr>
                <w:color w:val="6B7280"/>
                <w:sz w:val="17"/>
                <w:szCs w:val="17"/>
              </w:rPr>
              <w:t xml:space="preserve">Illustration placed in the zone defined by layout. </w:t>
            </w:r>
          </w:p>
          <w:p w14:paraId="00AA000A" w14:textId="00AA000A" w:rsidR="00030C3A" w:rsidRDefault="00FC4E48">
            <w:pPr>
              <w:spacing w:after="60"/>
            </w:pPr>
            <w:r>
              <w:rPr>
                <w:b/>
                <w:bCs/>
                <w:color w:val="FF0000"/>
                <w:sz w:val="17"/>
                <w:szCs w:val="17"/>
              </w:rPr>
              <w:t>THREE DISTINCT ASSET CONTROLS [NEW]:</w:t>
            </w:r>
            <w:r>
              <w:rPr>
                <w:color w:val="FF0000"/>
                <w:sz w:val="17"/>
                <w:szCs w:val="17"/>
              </w:rPr>
              <w:t xml:space="preserve">  (1) Frame Decoration Level = motifs on the frame border itself. (2) Illustration = the flat 2D asset inside the canvas (chai cup, lotus, sunshine etc.). (3) Background = solid/gradient fill behind everything. These are three separate things -- never merge them in prompts.</w:t>
            </w:r>
          </w:p>
        </w:tc>
      </w:tr>
      <w:tr w:rsidR="00030C3A" w14:paraId="588464AF" w14:textId="77777777" w:rsidTr="00286CA7">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A8" w14:textId="4CD86D24" w:rsidR="00030C3A" w:rsidRDefault="00FC4E48">
            <w:pPr>
              <w:jc w:val="center"/>
            </w:pPr>
            <w:r>
              <w:rPr>
                <w:b/>
                <w:bCs/>
                <w:color w:val="1E3A5F"/>
                <w:sz w:val="22"/>
                <w:szCs w:val="22"/>
              </w:rPr>
              <w:t>7</w:t>
            </w:r>
          </w:p>
        </w:tc>
        <w:tc>
          <w:tcPr>
            <w:tcW w:w="15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A9" w14:textId="77777777" w:rsidR="00030C3A" w:rsidRDefault="00FC4E48">
            <w:r>
              <w:rPr>
                <w:b/>
                <w:bCs/>
                <w:color w:val="1E3A5F"/>
                <w:sz w:val="19"/>
                <w:szCs w:val="19"/>
              </w:rPr>
              <w:t>Mood Check</w:t>
            </w:r>
          </w:p>
        </w:tc>
        <w:tc>
          <w:tcPr>
            <w:tcW w:w="50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AA" w14:textId="77777777" w:rsidR="00030C3A" w:rsidRDefault="00FC4E48">
            <w:pPr>
              <w:spacing w:after="60"/>
            </w:pPr>
            <w:r>
              <w:rPr>
                <w:b/>
                <w:bCs/>
                <w:color w:val="374151"/>
                <w:sz w:val="18"/>
                <w:szCs w:val="18"/>
              </w:rPr>
              <w:t>Does it feel right for the theme?</w:t>
            </w:r>
          </w:p>
          <w:p w14:paraId="588464AB" w14:textId="77777777" w:rsidR="00030C3A" w:rsidRDefault="00FC4E48">
            <w:pPr>
              <w:spacing w:after="60"/>
            </w:pPr>
            <w:r>
              <w:rPr>
                <w:b/>
                <w:bCs/>
                <w:color w:val="374151"/>
                <w:sz w:val="18"/>
                <w:szCs w:val="18"/>
              </w:rPr>
              <w:t>Is the text clearly readable?</w:t>
            </w:r>
          </w:p>
          <w:p w14:paraId="588464AC" w14:textId="77777777" w:rsidR="00030C3A" w:rsidRDefault="00FC4E48">
            <w:pPr>
              <w:spacing w:after="60"/>
            </w:pPr>
            <w:r>
              <w:rPr>
                <w:b/>
                <w:bCs/>
                <w:color w:val="374151"/>
                <w:sz w:val="18"/>
                <w:szCs w:val="18"/>
              </w:rPr>
              <w:t>Is the frame balanced with the illustration?</w:t>
            </w:r>
          </w:p>
          <w:p w14:paraId="588464AD" w14:textId="77777777" w:rsidR="00030C3A" w:rsidRDefault="00FC4E48">
            <w:pPr>
              <w:spacing w:after="60"/>
            </w:pPr>
            <w:r>
              <w:rPr>
                <w:b/>
                <w:bCs/>
                <w:color w:val="374151"/>
                <w:sz w:val="18"/>
                <w:szCs w:val="18"/>
              </w:rPr>
              <w:t>Would a Bharat user share this?</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AE" w14:textId="77777777" w:rsidR="00030C3A" w:rsidRDefault="00FC4E48">
            <w:r>
              <w:rPr>
                <w:color w:val="6B7280"/>
                <w:sz w:val="17"/>
                <w:szCs w:val="17"/>
              </w:rPr>
              <w:t>Qualitative pass. Revisit the failing step.</w:t>
            </w:r>
          </w:p>
        </w:tc>
      </w:tr>
    </w:tbl>
    <w:p w14:paraId="588464B0" w14:textId="77777777" w:rsidR="00030C3A" w:rsidRDefault="00030C3A">
      <w:pPr>
        <w:spacing w:after="160"/>
      </w:pPr>
    </w:p>
    <w:p w14:paraId="588464B1"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4B4" w14:textId="77777777">
        <w:tc>
          <w:tcPr>
            <w:tcW w:w="9360" w:type="dxa"/>
            <w:tcBorders>
              <w:top w:val="single" w:sz="1" w:space="0" w:color="CCCCCC"/>
              <w:left w:val="single" w:sz="1" w:space="0" w:color="CCCCCC"/>
              <w:bottom w:val="single" w:sz="1" w:space="0" w:color="CCCCCC"/>
              <w:right w:val="single" w:sz="1" w:space="0" w:color="CCCCCC"/>
            </w:tcBorders>
            <w:shd w:val="clear" w:color="auto" w:fill="166534"/>
            <w:tcMar>
              <w:top w:w="200" w:type="dxa"/>
              <w:left w:w="280" w:type="dxa"/>
              <w:bottom w:w="200" w:type="dxa"/>
              <w:right w:w="280" w:type="dxa"/>
            </w:tcMar>
          </w:tcPr>
          <w:p w14:paraId="588464B2" w14:textId="77777777" w:rsidR="00030C3A" w:rsidRDefault="00FC4E48">
            <w:pPr>
              <w:spacing w:after="60"/>
            </w:pPr>
            <w:r>
              <w:rPr>
                <w:b/>
                <w:bCs/>
                <w:color w:val="FFFFFF"/>
                <w:sz w:val="32"/>
                <w:szCs w:val="32"/>
              </w:rPr>
              <w:lastRenderedPageBreak/>
              <w:t>A2 -- Text + Illustrations</w:t>
            </w:r>
          </w:p>
          <w:p w14:paraId="588464B3" w14:textId="77777777" w:rsidR="00030C3A" w:rsidRDefault="00FC4E48">
            <w:r>
              <w:rPr>
                <w:color w:val="E2E8F0"/>
                <w:sz w:val="19"/>
                <w:szCs w:val="19"/>
              </w:rPr>
              <w:t>Illustrations are the primary visual. No dominant frame.</w:t>
            </w:r>
          </w:p>
        </w:tc>
      </w:tr>
    </w:tbl>
    <w:p w14:paraId="588464B5" w14:textId="77777777" w:rsidR="00030C3A" w:rsidRDefault="00030C3A">
      <w:pPr>
        <w:spacing w:after="16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87"/>
        <w:gridCol w:w="4774"/>
        <w:gridCol w:w="3213"/>
      </w:tblGrid>
      <w:tr w:rsidR="00030C3A" w14:paraId="588464BA"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6" w14:textId="77777777" w:rsidR="00030C3A" w:rsidRDefault="00FC4E48">
            <w:pPr>
              <w:jc w:val="center"/>
            </w:pPr>
            <w:r>
              <w:rPr>
                <w:b/>
                <w:bCs/>
                <w:color w:val="FFFFFF"/>
                <w:sz w:val="18"/>
                <w:szCs w:val="18"/>
              </w:rPr>
              <w:t>Step</w:t>
            </w:r>
          </w:p>
        </w:tc>
        <w:tc>
          <w:tcPr>
            <w:tcW w:w="158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7" w14:textId="77777777" w:rsidR="00030C3A" w:rsidRDefault="00FC4E48">
            <w:pPr>
              <w:jc w:val="center"/>
            </w:pPr>
            <w:r>
              <w:rPr>
                <w:b/>
                <w:bCs/>
                <w:color w:val="FFFFFF"/>
                <w:sz w:val="18"/>
                <w:szCs w:val="18"/>
              </w:rPr>
              <w:t>Name</w:t>
            </w:r>
          </w:p>
        </w:tc>
        <w:tc>
          <w:tcPr>
            <w:tcW w:w="4774"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8" w14:textId="77777777" w:rsidR="00030C3A" w:rsidRDefault="00FC4E48">
            <w:pPr>
              <w:jc w:val="center"/>
            </w:pPr>
            <w:r>
              <w:rPr>
                <w:b/>
                <w:bCs/>
                <w:color w:val="FFFFFF"/>
                <w:sz w:val="18"/>
                <w:szCs w:val="18"/>
              </w:rPr>
              <w:t>Options</w:t>
            </w:r>
          </w:p>
        </w:tc>
        <w:tc>
          <w:tcPr>
            <w:tcW w:w="3213"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B9" w14:textId="77777777" w:rsidR="00030C3A" w:rsidRDefault="00FC4E48">
            <w:pPr>
              <w:jc w:val="center"/>
            </w:pPr>
            <w:r>
              <w:rPr>
                <w:b/>
                <w:bCs/>
                <w:color w:val="FFFFFF"/>
                <w:sz w:val="18"/>
                <w:szCs w:val="18"/>
              </w:rPr>
              <w:t>Notes / Eliminations</w:t>
            </w:r>
          </w:p>
        </w:tc>
      </w:tr>
      <w:tr w:rsidR="00030C3A" w14:paraId="588464C2"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BB" w14:textId="77777777" w:rsidR="00030C3A" w:rsidRDefault="00FC4E48">
            <w:pPr>
              <w:jc w:val="center"/>
            </w:pPr>
            <w:r>
              <w:rPr>
                <w:b/>
                <w:bCs/>
                <w:color w:val="1E3A5F"/>
                <w:sz w:val="22"/>
                <w:szCs w:val="22"/>
              </w:rPr>
              <w:t>1</w:t>
            </w:r>
          </w:p>
        </w:tc>
        <w:tc>
          <w:tcPr>
            <w:tcW w:w="158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BC" w14:textId="77777777" w:rsidR="00030C3A" w:rsidRDefault="00FC4E48">
            <w:r>
              <w:rPr>
                <w:b/>
                <w:bCs/>
                <w:color w:val="1E3A5F"/>
                <w:sz w:val="19"/>
                <w:szCs w:val="19"/>
              </w:rPr>
              <w:t>Illustration Weight</w:t>
            </w:r>
          </w:p>
          <w:p w14:paraId="588464BD" w14:textId="77777777" w:rsidR="00030C3A" w:rsidRDefault="00FC4E48">
            <w:r>
              <w:rPr>
                <w:color w:val="D97706"/>
                <w:sz w:val="15"/>
                <w:szCs w:val="15"/>
              </w:rPr>
              <w:t>Custom Step</w:t>
            </w:r>
          </w:p>
        </w:tc>
        <w:tc>
          <w:tcPr>
            <w:tcW w:w="4774"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BE" w14:textId="77777777" w:rsidR="00030C3A" w:rsidRDefault="00FC4E48">
            <w:pPr>
              <w:spacing w:after="60"/>
            </w:pPr>
            <w:r>
              <w:rPr>
                <w:b/>
                <w:bCs/>
                <w:color w:val="374151"/>
                <w:sz w:val="18"/>
                <w:szCs w:val="18"/>
              </w:rPr>
              <w:t>Light -- 1-2 hero elements</w:t>
            </w:r>
            <w:r>
              <w:rPr>
                <w:color w:val="6B7280"/>
                <w:sz w:val="17"/>
                <w:szCs w:val="17"/>
              </w:rPr>
              <w:t xml:space="preserve">  Single focal illustration. Clean background.</w:t>
            </w:r>
          </w:p>
          <w:p w14:paraId="588464BF" w14:textId="77777777" w:rsidR="00030C3A" w:rsidRDefault="00FC4E48">
            <w:pPr>
              <w:spacing w:after="60"/>
            </w:pPr>
            <w:r>
              <w:rPr>
                <w:b/>
                <w:bCs/>
                <w:color w:val="374151"/>
                <w:sz w:val="18"/>
                <w:szCs w:val="18"/>
              </w:rPr>
              <w:t>Medium -- 3-5 elements</w:t>
            </w:r>
            <w:r>
              <w:rPr>
                <w:color w:val="6B7280"/>
                <w:sz w:val="17"/>
                <w:szCs w:val="17"/>
              </w:rPr>
              <w:t xml:space="preserve">  Balanced composition. Main + supporting accents.</w:t>
            </w:r>
          </w:p>
          <w:p w14:paraId="588464C0" w14:textId="77777777" w:rsidR="00030C3A" w:rsidRDefault="00FC4E48">
            <w:pPr>
              <w:spacing w:after="60"/>
            </w:pPr>
            <w:r>
              <w:rPr>
                <w:b/>
                <w:bCs/>
                <w:color w:val="374151"/>
                <w:sz w:val="18"/>
                <w:szCs w:val="18"/>
              </w:rPr>
              <w:t>Dense -- 6+ / Pattern</w:t>
            </w:r>
            <w:r>
              <w:rPr>
                <w:color w:val="6B7280"/>
                <w:sz w:val="17"/>
                <w:szCs w:val="17"/>
              </w:rPr>
              <w:t xml:space="preserve">  Rich texture, border-like. Illustration IS the background.</w:t>
            </w:r>
          </w:p>
        </w:tc>
        <w:tc>
          <w:tcPr>
            <w:tcW w:w="3213"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C1" w14:textId="77777777" w:rsidR="00030C3A" w:rsidRDefault="00FC4E48">
            <w:r>
              <w:rPr>
                <w:color w:val="6B7280"/>
                <w:sz w:val="17"/>
                <w:szCs w:val="17"/>
              </w:rPr>
              <w:t>Dense weight approaches a border-like composition. Ensure text zone stays uncluttered.</w:t>
            </w:r>
          </w:p>
        </w:tc>
      </w:tr>
      <w:tr w:rsidR="00030C3A" w14:paraId="588464CD"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C3" w14:textId="77777777" w:rsidR="00030C3A" w:rsidRDefault="00FC4E48">
            <w:pPr>
              <w:jc w:val="center"/>
            </w:pPr>
            <w:r>
              <w:rPr>
                <w:b/>
                <w:bCs/>
                <w:color w:val="1E3A5F"/>
                <w:sz w:val="22"/>
                <w:szCs w:val="22"/>
              </w:rPr>
              <w:t>2</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C4" w14:textId="77777777" w:rsidR="00030C3A" w:rsidRDefault="00FC4E48">
            <w:r>
              <w:rPr>
                <w:b/>
                <w:bCs/>
                <w:color w:val="1E3A5F"/>
                <w:sz w:val="19"/>
                <w:szCs w:val="19"/>
              </w:rPr>
              <w:t>Layout</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C5" w14:textId="77777777" w:rsidR="00030C3A" w:rsidRDefault="00FC4E48">
            <w:pPr>
              <w:spacing w:after="60"/>
            </w:pPr>
            <w:r>
              <w:rPr>
                <w:b/>
                <w:bCs/>
                <w:color w:val="374151"/>
                <w:sz w:val="18"/>
                <w:szCs w:val="18"/>
              </w:rPr>
              <w:t>L1 -- Text Top</w:t>
            </w:r>
            <w:r>
              <w:rPr>
                <w:color w:val="6B7280"/>
                <w:sz w:val="17"/>
                <w:szCs w:val="17"/>
              </w:rPr>
              <w:t xml:space="preserve">  Text fills Header + Upper rows. Illustration in Centre + Lower + Footer rows.</w:t>
            </w:r>
          </w:p>
          <w:p w14:paraId="588464C6" w14:textId="77777777" w:rsidR="00030C3A" w:rsidRDefault="00FC4E48">
            <w:pPr>
              <w:spacing w:after="60"/>
            </w:pPr>
            <w:r>
              <w:rPr>
                <w:b/>
                <w:bCs/>
                <w:color w:val="374151"/>
                <w:sz w:val="18"/>
                <w:szCs w:val="18"/>
              </w:rPr>
              <w:t>L2 -- Overlay</w:t>
            </w:r>
            <w:r>
              <w:rPr>
                <w:color w:val="6B7280"/>
                <w:sz w:val="17"/>
                <w:szCs w:val="17"/>
              </w:rPr>
              <w:t xml:space="preserve">  Illustration fills entire canvas. Text sits in Centre row with contrast treatment.</w:t>
            </w:r>
          </w:p>
          <w:p w14:paraId="588464C7" w14:textId="77777777" w:rsidR="00030C3A" w:rsidRDefault="00FC4E48">
            <w:pPr>
              <w:spacing w:after="60"/>
            </w:pPr>
            <w:r>
              <w:rPr>
                <w:b/>
                <w:bCs/>
                <w:color w:val="374151"/>
                <w:sz w:val="18"/>
                <w:szCs w:val="18"/>
              </w:rPr>
              <w:t>L3 -- Text Left</w:t>
            </w:r>
            <w:r>
              <w:rPr>
                <w:color w:val="6B7280"/>
                <w:sz w:val="17"/>
                <w:szCs w:val="17"/>
              </w:rPr>
              <w:t xml:space="preserve">  Left column = text (all rows). Centre + Right columns = illustration.</w:t>
            </w:r>
          </w:p>
          <w:p w14:paraId="588464C8" w14:textId="77777777" w:rsidR="00030C3A" w:rsidRDefault="00FC4E48">
            <w:pPr>
              <w:spacing w:after="60"/>
            </w:pPr>
            <w:r>
              <w:rPr>
                <w:b/>
                <w:bCs/>
                <w:color w:val="374151"/>
                <w:sz w:val="18"/>
                <w:szCs w:val="18"/>
              </w:rPr>
              <w:t>L4 -- Text Right</w:t>
            </w:r>
            <w:r>
              <w:rPr>
                <w:color w:val="6B7280"/>
                <w:sz w:val="17"/>
                <w:szCs w:val="17"/>
              </w:rPr>
              <w:t xml:space="preserve">  Right column = text (all rows). Left + Centre columns = illustration.</w:t>
            </w:r>
          </w:p>
          <w:p w14:paraId="588464CB" w14:textId="25301441" w:rsidR="00030C3A" w:rsidRDefault="00FC4E48">
            <w:pPr>
              <w:spacing w:after="60"/>
            </w:pPr>
            <w:r>
              <w:rPr>
                <w:b/>
                <w:bCs/>
                <w:color w:val="374151"/>
                <w:sz w:val="18"/>
                <w:szCs w:val="18"/>
              </w:rPr>
              <w:t>L5 -- Text Bottom</w:t>
            </w:r>
            <w:r>
              <w:rPr>
                <w:color w:val="6B7280"/>
                <w:sz w:val="17"/>
                <w:szCs w:val="17"/>
              </w:rPr>
              <w:t xml:space="preserve">  Illustration fills Header + Upper + Centre rows. Text in Lower + Footer rows.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CC" w14:textId="77777777" w:rsidR="00030C3A" w:rsidRDefault="00FC4E48">
            <w:r>
              <w:rPr>
                <w:color w:val="6B7280"/>
                <w:sz w:val="17"/>
                <w:szCs w:val="17"/>
              </w:rPr>
              <w:t>No frame to filter -- all 5 layouts fully available. Dense weight pairs best with L2.</w:t>
            </w:r>
          </w:p>
        </w:tc>
      </w:tr>
      <w:tr w:rsidR="00030C3A" w14:paraId="3C2EE992"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1513CC28" w14:textId="77777777" w:rsidR="00030C3A" w:rsidRDefault="00FC4E48">
            <w:pPr>
              <w:jc w:val="center"/>
            </w:pPr>
            <w:r>
              <w:rPr>
                <w:b/>
                <w:bCs/>
                <w:color w:val="1E3A5F"/>
                <w:sz w:val="22"/>
                <w:szCs w:val="22"/>
              </w:rPr>
              <w:t>3</w:t>
            </w:r>
          </w:p>
        </w:tc>
        <w:tc>
          <w:tcPr>
            <w:tcW w:w="158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15459615" w14:textId="162D7045" w:rsidR="00030C3A" w:rsidRDefault="00FC4E48" w:rsidP="002F6AF0">
            <w:pPr>
              <w:spacing w:after="40"/>
            </w:pPr>
            <w:r>
              <w:rPr>
                <w:b/>
                <w:bCs/>
                <w:color w:val="1E3A5F"/>
                <w:sz w:val="19"/>
                <w:szCs w:val="19"/>
              </w:rPr>
              <w:t>Track</w:t>
            </w:r>
          </w:p>
        </w:tc>
        <w:tc>
          <w:tcPr>
            <w:tcW w:w="4774"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99B65DE" w14:textId="77777777" w:rsidR="00030C3A" w:rsidRDefault="00FC4E48">
            <w:pPr>
              <w:spacing w:after="60"/>
            </w:pPr>
            <w:r>
              <w:rPr>
                <w:b/>
                <w:bCs/>
                <w:color w:val="374151"/>
                <w:sz w:val="18"/>
                <w:szCs w:val="18"/>
              </w:rPr>
              <w:t>A -- Shiny Maximal</w:t>
            </w:r>
            <w:r>
              <w:rPr>
                <w:color w:val="6B7280"/>
                <w:sz w:val="17"/>
                <w:szCs w:val="17"/>
              </w:rPr>
              <w:t xml:space="preserve">  Gold/jewel palette, ornamental motifs, festive maximalism</w:t>
            </w:r>
          </w:p>
          <w:p w14:paraId="499FBF01" w14:textId="77777777" w:rsidR="00030C3A" w:rsidRDefault="00FC4E48">
            <w:pPr>
              <w:spacing w:after="60"/>
            </w:pPr>
            <w:r>
              <w:rPr>
                <w:b/>
                <w:bCs/>
                <w:color w:val="374151"/>
                <w:sz w:val="18"/>
                <w:szCs w:val="18"/>
              </w:rPr>
              <w:t>B -- Modern Desi</w:t>
            </w:r>
            <w:r>
              <w:rPr>
                <w:color w:val="6B7280"/>
                <w:sz w:val="17"/>
                <w:szCs w:val="17"/>
              </w:rPr>
              <w:t xml:space="preserve">  Muted Indian palette, clean geometry, editorial restraint</w:t>
            </w:r>
          </w:p>
          <w:p w14:paraId="106F5C89" w14:textId="77777777" w:rsidR="00030C3A" w:rsidRDefault="00FC4E48">
            <w:pPr>
              <w:spacing w:after="60"/>
            </w:pPr>
            <w:r>
              <w:rPr>
                <w:b/>
                <w:bCs/>
                <w:color w:val="374151"/>
                <w:sz w:val="18"/>
                <w:szCs w:val="18"/>
              </w:rPr>
              <w:t>C -- Cinematic</w:t>
            </w:r>
            <w:r>
              <w:rPr>
                <w:color w:val="6B7280"/>
                <w:sz w:val="17"/>
                <w:szCs w:val="17"/>
              </w:rPr>
              <w:t xml:space="preserve">  Photoreal/filmic, deep contrast, moody lighting</w:t>
            </w:r>
          </w:p>
          <w:p w14:paraId="1B3DBF13" w14:textId="77777777" w:rsidR="00030C3A" w:rsidRDefault="00FC4E48">
            <w:r>
              <w:rPr>
                <w:b/>
                <w:bCs/>
                <w:color w:val="374151"/>
                <w:sz w:val="18"/>
                <w:szCs w:val="18"/>
              </w:rPr>
              <w:t>D -- Playful Illustrated</w:t>
            </w:r>
            <w:r>
              <w:rPr>
                <w:color w:val="6B7280"/>
                <w:sz w:val="17"/>
                <w:szCs w:val="17"/>
              </w:rPr>
              <w:t xml:space="preserve">  Bright flat palette, hand-drawn character, playful energy</w:t>
            </w:r>
          </w:p>
        </w:tc>
        <w:tc>
          <w:tcPr>
            <w:tcW w:w="3213"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2AD8046F" w14:textId="77777777" w:rsidR="00030C3A" w:rsidRDefault="00FC4E48">
            <w:r>
              <w:rPr>
                <w:color w:val="6B7280"/>
                <w:sz w:val="17"/>
                <w:szCs w:val="17"/>
              </w:rPr>
              <w:t>Hard fork. Locks palette, font, illustration render, frame motif, background sub-style for the remaining steps. One selection per template.</w:t>
            </w:r>
          </w:p>
        </w:tc>
      </w:tr>
      <w:tr w:rsidR="00030C3A" w14:paraId="588464D4"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CE" w14:textId="25DFE3FC" w:rsidR="00030C3A" w:rsidRDefault="00FC4E48">
            <w:pPr>
              <w:jc w:val="center"/>
            </w:pPr>
            <w:r>
              <w:rPr>
                <w:b/>
                <w:bCs/>
                <w:color w:val="1E3A5F"/>
                <w:sz w:val="22"/>
                <w:szCs w:val="22"/>
              </w:rPr>
              <w:t>4</w:t>
            </w:r>
          </w:p>
        </w:tc>
        <w:tc>
          <w:tcPr>
            <w:tcW w:w="158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CF" w14:textId="77777777" w:rsidR="00030C3A" w:rsidRDefault="00FC4E48">
            <w:r>
              <w:rPr>
                <w:b/>
                <w:bCs/>
                <w:color w:val="1E3A5F"/>
                <w:sz w:val="19"/>
                <w:szCs w:val="19"/>
              </w:rPr>
              <w:t>Colour</w:t>
            </w:r>
          </w:p>
        </w:tc>
        <w:tc>
          <w:tcPr>
            <w:tcW w:w="4774"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0" w14:textId="77777777" w:rsidR="00030C3A" w:rsidRDefault="00FC4E48">
            <w:pPr>
              <w:spacing w:after="60"/>
            </w:pPr>
            <w:r>
              <w:rPr>
                <w:b/>
                <w:bCs/>
                <w:color w:val="374151"/>
                <w:sz w:val="18"/>
                <w:szCs w:val="18"/>
              </w:rPr>
              <w:t>Background Colour</w:t>
            </w:r>
            <w:r>
              <w:rPr>
                <w:color w:val="6B7280"/>
                <w:sz w:val="17"/>
                <w:szCs w:val="17"/>
              </w:rPr>
              <w:t xml:space="preserve">  Sets tone for the whole template</w:t>
            </w:r>
          </w:p>
          <w:p w14:paraId="588464D1" w14:textId="77777777" w:rsidR="00030C3A" w:rsidRDefault="00FC4E48">
            <w:pPr>
              <w:spacing w:after="60"/>
            </w:pPr>
            <w:r>
              <w:rPr>
                <w:b/>
                <w:bCs/>
                <w:color w:val="374151"/>
                <w:sz w:val="18"/>
                <w:szCs w:val="18"/>
              </w:rPr>
              <w:t>Text Colour</w:t>
            </w:r>
            <w:r>
              <w:rPr>
                <w:color w:val="6B7280"/>
                <w:sz w:val="17"/>
                <w:szCs w:val="17"/>
              </w:rPr>
              <w:t xml:space="preserve">  Contrast pair for the chosen background</w:t>
            </w:r>
          </w:p>
          <w:p w14:paraId="588464D2" w14:textId="77777777" w:rsidR="00030C3A" w:rsidRDefault="00FC4E48">
            <w:pPr>
              <w:spacing w:after="60"/>
            </w:pPr>
            <w:r>
              <w:rPr>
                <w:b/>
                <w:bCs/>
                <w:color w:val="374151"/>
                <w:sz w:val="18"/>
                <w:szCs w:val="18"/>
              </w:rPr>
              <w:t>Illustration Colour Mode</w:t>
            </w:r>
            <w:r>
              <w:rPr>
                <w:color w:val="6B7280"/>
                <w:sz w:val="17"/>
                <w:szCs w:val="17"/>
              </w:rPr>
              <w:t xml:space="preserve">  Full colour / Duotone / Monochrome</w:t>
            </w:r>
          </w:p>
        </w:tc>
        <w:tc>
          <w:tcPr>
            <w:tcW w:w="3213"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3" w14:textId="77777777" w:rsidR="00030C3A" w:rsidRDefault="00FC4E48">
            <w:r>
              <w:rPr>
                <w:color w:val="6B7280"/>
                <w:sz w:val="17"/>
                <w:szCs w:val="17"/>
              </w:rPr>
              <w:t>Background and illustration colours should feel cohesive, not competing.</w:t>
            </w:r>
          </w:p>
        </w:tc>
      </w:tr>
      <w:tr w:rsidR="00030C3A" w14:paraId="588464DC"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D5" w14:textId="1939EF39" w:rsidR="00030C3A" w:rsidRDefault="00FC4E48">
            <w:pPr>
              <w:jc w:val="center"/>
            </w:pPr>
            <w:r>
              <w:rPr>
                <w:b/>
                <w:bCs/>
                <w:color w:val="1E3A5F"/>
                <w:sz w:val="22"/>
                <w:szCs w:val="22"/>
              </w:rPr>
              <w:t>5</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D6" w14:textId="77777777" w:rsidR="00030C3A" w:rsidRDefault="00FC4E48">
            <w:r>
              <w:rPr>
                <w:b/>
                <w:bCs/>
                <w:color w:val="1E3A5F"/>
                <w:sz w:val="19"/>
                <w:szCs w:val="19"/>
              </w:rPr>
              <w:t>Font</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D7" w14:textId="77777777" w:rsidR="00030C3A" w:rsidRDefault="00FC4E48">
            <w:pPr>
              <w:spacing w:after="60"/>
            </w:pPr>
            <w:r>
              <w:rPr>
                <w:b/>
                <w:bCs/>
                <w:color w:val="374151"/>
                <w:sz w:val="18"/>
                <w:szCs w:val="18"/>
              </w:rPr>
              <w:t>Serif</w:t>
            </w:r>
            <w:r>
              <w:rPr>
                <w:color w:val="6B7280"/>
                <w:sz w:val="17"/>
                <w:szCs w:val="17"/>
              </w:rPr>
              <w:t xml:space="preserve">  Traditional, formal</w:t>
            </w:r>
          </w:p>
          <w:p w14:paraId="588464D8" w14:textId="77777777" w:rsidR="00030C3A" w:rsidRDefault="00FC4E48">
            <w:pPr>
              <w:spacing w:after="60"/>
            </w:pPr>
            <w:r>
              <w:rPr>
                <w:b/>
                <w:bCs/>
                <w:color w:val="374151"/>
                <w:sz w:val="18"/>
                <w:szCs w:val="18"/>
              </w:rPr>
              <w:t>Sans-Serif</w:t>
            </w:r>
            <w:r>
              <w:rPr>
                <w:color w:val="6B7280"/>
                <w:sz w:val="17"/>
                <w:szCs w:val="17"/>
              </w:rPr>
              <w:t xml:space="preserve">  Clean, modern</w:t>
            </w:r>
          </w:p>
          <w:p w14:paraId="588464D9" w14:textId="77777777" w:rsidR="00030C3A" w:rsidRDefault="00FC4E48">
            <w:pPr>
              <w:spacing w:after="60"/>
            </w:pPr>
            <w:r>
              <w:rPr>
                <w:b/>
                <w:bCs/>
                <w:color w:val="374151"/>
                <w:sz w:val="18"/>
                <w:szCs w:val="18"/>
              </w:rPr>
              <w:t>Script</w:t>
            </w:r>
            <w:r>
              <w:rPr>
                <w:color w:val="6B7280"/>
                <w:sz w:val="17"/>
                <w:szCs w:val="17"/>
              </w:rPr>
              <w:t xml:space="preserve">  Festive, expressive</w:t>
            </w:r>
          </w:p>
          <w:p w14:paraId="588464DA" w14:textId="77777777" w:rsidR="00030C3A" w:rsidRDefault="00FC4E48">
            <w:pPr>
              <w:spacing w:after="60"/>
            </w:pPr>
            <w:r>
              <w:rPr>
                <w:b/>
                <w:bCs/>
                <w:color w:val="374151"/>
                <w:sz w:val="18"/>
                <w:szCs w:val="18"/>
              </w:rPr>
              <w:t>Display</w:t>
            </w:r>
            <w:r>
              <w:rPr>
                <w:color w:val="6B7280"/>
                <w:sz w:val="17"/>
                <w:szCs w:val="17"/>
              </w:rPr>
              <w:t xml:space="preserve">  High-impact</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DB" w14:textId="77777777" w:rsidR="00030C3A" w:rsidRDefault="00FC4E48">
            <w:r>
              <w:rPr>
                <w:color w:val="6B7280"/>
                <w:sz w:val="17"/>
                <w:szCs w:val="17"/>
              </w:rPr>
              <w:t>One primary font. Match font character to illustration style.</w:t>
            </w:r>
          </w:p>
        </w:tc>
      </w:tr>
      <w:tr w:rsidR="00030C3A" w14:paraId="588464E3"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4DD" w14:textId="5E9B2BC8" w:rsidR="00030C3A" w:rsidRDefault="00FC4E48">
            <w:pPr>
              <w:jc w:val="center"/>
            </w:pPr>
            <w:r>
              <w:rPr>
                <w:b/>
                <w:bCs/>
                <w:color w:val="1E3A5F"/>
                <w:sz w:val="22"/>
                <w:szCs w:val="22"/>
              </w:rPr>
              <w:t>6</w:t>
            </w:r>
          </w:p>
        </w:tc>
        <w:tc>
          <w:tcPr>
            <w:tcW w:w="158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4DE" w14:textId="77777777" w:rsidR="00030C3A" w:rsidRDefault="00FC4E48">
            <w:r>
              <w:rPr>
                <w:b/>
                <w:bCs/>
                <w:color w:val="1E3A5F"/>
                <w:sz w:val="19"/>
                <w:szCs w:val="19"/>
              </w:rPr>
              <w:t>Illustration Pack</w:t>
            </w:r>
          </w:p>
        </w:tc>
        <w:tc>
          <w:tcPr>
            <w:tcW w:w="4774"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DF" w14:textId="77777777" w:rsidR="00030C3A" w:rsidRDefault="00FC4E48">
            <w:pPr>
              <w:spacing w:after="60"/>
            </w:pPr>
            <w:r>
              <w:rPr>
                <w:b/>
                <w:bCs/>
                <w:color w:val="374151"/>
                <w:sz w:val="18"/>
                <w:szCs w:val="18"/>
              </w:rPr>
              <w:t>Choose pack from category library</w:t>
            </w:r>
            <w:r>
              <w:rPr>
                <w:color w:val="6B7280"/>
                <w:sz w:val="17"/>
                <w:szCs w:val="17"/>
              </w:rPr>
              <w:t xml:space="preserve">  e.g. Good Morning: sunshine, birds, cups, flowers</w:t>
            </w:r>
          </w:p>
          <w:p w14:paraId="588464E0" w14:textId="77777777" w:rsidR="00030C3A" w:rsidRDefault="00FC4E48">
            <w:pPr>
              <w:spacing w:after="60"/>
            </w:pPr>
            <w:r>
              <w:rPr>
                <w:b/>
                <w:bCs/>
                <w:color w:val="374151"/>
                <w:sz w:val="18"/>
                <w:szCs w:val="18"/>
              </w:rPr>
              <w:t>Specify element count</w:t>
            </w:r>
            <w:r>
              <w:rPr>
                <w:color w:val="6B7280"/>
                <w:sz w:val="17"/>
                <w:szCs w:val="17"/>
              </w:rPr>
              <w:t xml:space="preserve">  Based on weight chosen in Step 1</w:t>
            </w:r>
          </w:p>
          <w:p w14:paraId="588464E1" w14:textId="77777777" w:rsidR="00030C3A" w:rsidRDefault="00FC4E48">
            <w:pPr>
              <w:spacing w:after="60"/>
            </w:pPr>
            <w:r>
              <w:rPr>
                <w:b/>
                <w:bCs/>
                <w:color w:val="374151"/>
                <w:sz w:val="18"/>
                <w:szCs w:val="18"/>
              </w:rPr>
              <w:t>Specify placement zone</w:t>
            </w:r>
            <w:r>
              <w:rPr>
                <w:color w:val="6B7280"/>
                <w:sz w:val="17"/>
                <w:szCs w:val="17"/>
              </w:rPr>
              <w:t xml:space="preserve">  Auto-derived from layout choice</w:t>
            </w:r>
          </w:p>
        </w:tc>
        <w:tc>
          <w:tcPr>
            <w:tcW w:w="3213"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4E2" w14:textId="77777777" w:rsidR="00030C3A" w:rsidRDefault="00FC4E48">
            <w:r>
              <w:rPr>
                <w:color w:val="6B7280"/>
                <w:sz w:val="17"/>
                <w:szCs w:val="17"/>
              </w:rPr>
              <w:t>Scatter/floating element style is an illustration placement choice, not a layout choice.</w:t>
            </w:r>
          </w:p>
        </w:tc>
      </w:tr>
      <w:tr w:rsidR="00030C3A" w14:paraId="588464EB"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4E4" w14:textId="01EB7BD7" w:rsidR="00030C3A" w:rsidRDefault="00FC4E48">
            <w:pPr>
              <w:jc w:val="center"/>
            </w:pPr>
            <w:r>
              <w:rPr>
                <w:b/>
                <w:bCs/>
                <w:color w:val="1E3A5F"/>
                <w:sz w:val="22"/>
                <w:szCs w:val="22"/>
              </w:rPr>
              <w:t>7</w:t>
            </w:r>
          </w:p>
        </w:tc>
        <w:tc>
          <w:tcPr>
            <w:tcW w:w="15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4E5" w14:textId="77777777" w:rsidR="00030C3A" w:rsidRDefault="00FC4E48">
            <w:r>
              <w:rPr>
                <w:b/>
                <w:bCs/>
                <w:color w:val="1E3A5F"/>
                <w:sz w:val="19"/>
                <w:szCs w:val="19"/>
              </w:rPr>
              <w:t>Mood Check</w:t>
            </w:r>
          </w:p>
        </w:tc>
        <w:tc>
          <w:tcPr>
            <w:tcW w:w="47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E6" w14:textId="77777777" w:rsidR="00030C3A" w:rsidRDefault="00FC4E48">
            <w:pPr>
              <w:spacing w:after="60"/>
            </w:pPr>
            <w:r>
              <w:rPr>
                <w:b/>
                <w:bCs/>
                <w:color w:val="374151"/>
                <w:sz w:val="18"/>
                <w:szCs w:val="18"/>
              </w:rPr>
              <w:t>Is the illustration the visual star?</w:t>
            </w:r>
          </w:p>
          <w:p w14:paraId="588464E7" w14:textId="77777777" w:rsidR="00030C3A" w:rsidRDefault="00FC4E48">
            <w:pPr>
              <w:spacing w:after="60"/>
            </w:pPr>
            <w:r>
              <w:rPr>
                <w:b/>
                <w:bCs/>
                <w:color w:val="374151"/>
                <w:sz w:val="18"/>
                <w:szCs w:val="18"/>
              </w:rPr>
              <w:t>Is text legible over/beside the illustration?</w:t>
            </w:r>
          </w:p>
          <w:p w14:paraId="588464E8" w14:textId="77777777" w:rsidR="00030C3A" w:rsidRDefault="00FC4E48">
            <w:pPr>
              <w:spacing w:after="60"/>
            </w:pPr>
            <w:r>
              <w:rPr>
                <w:b/>
                <w:bCs/>
                <w:color w:val="374151"/>
                <w:sz w:val="18"/>
                <w:szCs w:val="18"/>
              </w:rPr>
              <w:t>Does density feel right -- not too sparse, not too cluttered?</w:t>
            </w:r>
          </w:p>
          <w:p w14:paraId="588464E9" w14:textId="77777777" w:rsidR="00030C3A" w:rsidRDefault="00FC4E48">
            <w:pPr>
              <w:spacing w:after="60"/>
            </w:pPr>
            <w:r>
              <w:rPr>
                <w:b/>
                <w:bCs/>
                <w:color w:val="374151"/>
                <w:sz w:val="18"/>
                <w:szCs w:val="18"/>
              </w:rPr>
              <w:t>Would a Bharat user share this?</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4EA" w14:textId="77777777" w:rsidR="00030C3A" w:rsidRDefault="00FC4E48">
            <w:r>
              <w:rPr>
                <w:color w:val="6B7280"/>
                <w:sz w:val="17"/>
                <w:szCs w:val="17"/>
              </w:rPr>
              <w:t>Qualitative pass. Revisit failing step.</w:t>
            </w:r>
          </w:p>
        </w:tc>
      </w:tr>
    </w:tbl>
    <w:p w14:paraId="588464EC" w14:textId="77777777" w:rsidR="00030C3A" w:rsidRDefault="00030C3A">
      <w:pPr>
        <w:spacing w:after="160"/>
      </w:pPr>
    </w:p>
    <w:p w14:paraId="588464ED" w14:textId="77777777" w:rsidR="00030C3A" w:rsidRDefault="00FC4E48">
      <w:r>
        <w:br w:type="page"/>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5"/>
      </w:tblGrid>
      <w:tr w:rsidR="00030C3A" w14:paraId="588464F0" w14:textId="77777777" w:rsidTr="00D455AC">
        <w:tc>
          <w:tcPr>
            <w:tcW w:w="10205" w:type="dxa"/>
            <w:tcBorders>
              <w:top w:val="single" w:sz="1" w:space="0" w:color="CCCCCC"/>
              <w:left w:val="single" w:sz="1" w:space="0" w:color="CCCCCC"/>
              <w:bottom w:val="single" w:sz="1" w:space="0" w:color="CCCCCC"/>
              <w:right w:val="single" w:sz="1" w:space="0" w:color="CCCCCC"/>
            </w:tcBorders>
            <w:shd w:val="clear" w:color="auto" w:fill="7C3AED"/>
            <w:tcMar>
              <w:top w:w="200" w:type="dxa"/>
              <w:left w:w="280" w:type="dxa"/>
              <w:bottom w:w="200" w:type="dxa"/>
              <w:right w:w="280" w:type="dxa"/>
            </w:tcMar>
          </w:tcPr>
          <w:p w14:paraId="588464EE" w14:textId="77777777" w:rsidR="00030C3A" w:rsidRDefault="00FC4E48">
            <w:pPr>
              <w:spacing w:after="60"/>
            </w:pPr>
            <w:r>
              <w:rPr>
                <w:b/>
                <w:bCs/>
                <w:color w:val="FFFFFF"/>
                <w:sz w:val="32"/>
                <w:szCs w:val="32"/>
              </w:rPr>
              <w:lastRenderedPageBreak/>
              <w:t>B1 -- Full Photo Background</w:t>
            </w:r>
          </w:p>
          <w:p w14:paraId="588464EF" w14:textId="77777777" w:rsidR="00030C3A" w:rsidRDefault="00FC4E48">
            <w:r>
              <w:rPr>
                <w:color w:val="E2E8F0"/>
                <w:sz w:val="19"/>
                <w:szCs w:val="19"/>
              </w:rPr>
              <w:t>A photograph fills the entire background canvas. Overlay makes text readable.</w:t>
            </w:r>
          </w:p>
        </w:tc>
      </w:tr>
    </w:tbl>
    <w:p w14:paraId="588464F1" w14:textId="77777777" w:rsidR="00030C3A" w:rsidRDefault="00030C3A">
      <w:pPr>
        <w:spacing w:after="160"/>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77"/>
        <w:gridCol w:w="4782"/>
        <w:gridCol w:w="3215"/>
      </w:tblGrid>
      <w:tr w:rsidR="00030C3A" w14:paraId="588464F6"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2" w14:textId="77777777" w:rsidR="00030C3A" w:rsidRDefault="00FC4E48">
            <w:pPr>
              <w:jc w:val="center"/>
            </w:pPr>
            <w:r>
              <w:rPr>
                <w:b/>
                <w:bCs/>
                <w:color w:val="FFFFFF"/>
                <w:sz w:val="18"/>
                <w:szCs w:val="18"/>
              </w:rPr>
              <w:t>Step</w:t>
            </w:r>
          </w:p>
        </w:tc>
        <w:tc>
          <w:tcPr>
            <w:tcW w:w="1577"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3" w14:textId="77777777" w:rsidR="00030C3A" w:rsidRDefault="00FC4E48">
            <w:pPr>
              <w:jc w:val="center"/>
            </w:pPr>
            <w:r>
              <w:rPr>
                <w:b/>
                <w:bCs/>
                <w:color w:val="FFFFFF"/>
                <w:sz w:val="18"/>
                <w:szCs w:val="18"/>
              </w:rPr>
              <w:t>Name</w:t>
            </w:r>
          </w:p>
        </w:tc>
        <w:tc>
          <w:tcPr>
            <w:tcW w:w="4782"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4" w14:textId="77777777" w:rsidR="00030C3A" w:rsidRDefault="00FC4E48">
            <w:pPr>
              <w:jc w:val="center"/>
            </w:pPr>
            <w:r>
              <w:rPr>
                <w:b/>
                <w:bCs/>
                <w:color w:val="FFFFFF"/>
                <w:sz w:val="18"/>
                <w:szCs w:val="18"/>
              </w:rPr>
              <w:t>Options</w:t>
            </w:r>
          </w:p>
        </w:tc>
        <w:tc>
          <w:tcPr>
            <w:tcW w:w="3215"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4F5" w14:textId="77777777" w:rsidR="00030C3A" w:rsidRDefault="00FC4E48">
            <w:pPr>
              <w:jc w:val="center"/>
            </w:pPr>
            <w:r>
              <w:rPr>
                <w:b/>
                <w:bCs/>
                <w:color w:val="FFFFFF"/>
                <w:sz w:val="18"/>
                <w:szCs w:val="18"/>
              </w:rPr>
              <w:t>Notes / Eliminations</w:t>
            </w:r>
          </w:p>
        </w:tc>
      </w:tr>
      <w:tr w:rsidR="00030C3A" w14:paraId="58846500"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4F7" w14:textId="77777777" w:rsidR="00030C3A" w:rsidRDefault="00FC4E48">
            <w:pPr>
              <w:jc w:val="center"/>
            </w:pPr>
            <w:r>
              <w:rPr>
                <w:b/>
                <w:bCs/>
                <w:color w:val="1E3A5F"/>
                <w:sz w:val="22"/>
                <w:szCs w:val="22"/>
              </w:rPr>
              <w:t>1</w:t>
            </w:r>
          </w:p>
        </w:tc>
        <w:tc>
          <w:tcPr>
            <w:tcW w:w="157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4F8" w14:textId="77777777" w:rsidR="00030C3A" w:rsidRDefault="00FC4E48">
            <w:r>
              <w:rPr>
                <w:b/>
                <w:bCs/>
                <w:color w:val="1E3A5F"/>
                <w:sz w:val="19"/>
                <w:szCs w:val="19"/>
              </w:rPr>
              <w:t>Overlay Type</w:t>
            </w:r>
          </w:p>
          <w:p w14:paraId="588464F9" w14:textId="77777777" w:rsidR="00030C3A" w:rsidRDefault="00FC4E48">
            <w:r>
              <w:rPr>
                <w:color w:val="D97706"/>
                <w:sz w:val="15"/>
                <w:szCs w:val="15"/>
              </w:rPr>
              <w:t>Custom Step</w:t>
            </w:r>
          </w:p>
        </w:tc>
        <w:tc>
          <w:tcPr>
            <w:tcW w:w="478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FA" w14:textId="77777777" w:rsidR="00030C3A" w:rsidRDefault="00FC4E48">
            <w:pPr>
              <w:spacing w:after="60"/>
            </w:pPr>
            <w:r>
              <w:rPr>
                <w:b/>
                <w:bCs/>
                <w:color w:val="374151"/>
                <w:sz w:val="18"/>
                <w:szCs w:val="18"/>
              </w:rPr>
              <w:t>O1 -- Full Dark</w:t>
            </w:r>
            <w:r>
              <w:rPr>
                <w:color w:val="6B7280"/>
                <w:sz w:val="17"/>
                <w:szCs w:val="17"/>
              </w:rPr>
              <w:t xml:space="preserve">  Uniform overlay. Text anywhere.</w:t>
            </w:r>
          </w:p>
          <w:p w14:paraId="588464FB" w14:textId="77777777" w:rsidR="00030C3A" w:rsidRDefault="00FC4E48">
            <w:pPr>
              <w:spacing w:after="60"/>
            </w:pPr>
            <w:r>
              <w:rPr>
                <w:b/>
                <w:bCs/>
                <w:color w:val="374151"/>
                <w:sz w:val="18"/>
                <w:szCs w:val="18"/>
              </w:rPr>
              <w:t>O2 -- Gradient Top-Heavy</w:t>
            </w:r>
            <w:r>
              <w:rPr>
                <w:color w:val="6B7280"/>
                <w:sz w:val="17"/>
                <w:szCs w:val="17"/>
              </w:rPr>
              <w:t xml:space="preserve">  Text at top. Photo shines at bottom.</w:t>
            </w:r>
          </w:p>
          <w:p w14:paraId="588464FC" w14:textId="77777777" w:rsidR="00030C3A" w:rsidRDefault="00FC4E48">
            <w:pPr>
              <w:spacing w:after="60"/>
            </w:pPr>
            <w:r>
              <w:rPr>
                <w:b/>
                <w:bCs/>
                <w:color w:val="374151"/>
                <w:sz w:val="18"/>
                <w:szCs w:val="18"/>
              </w:rPr>
              <w:t>O3 -- Gradient Bottom-Heavy</w:t>
            </w:r>
            <w:r>
              <w:rPr>
                <w:color w:val="6B7280"/>
                <w:sz w:val="17"/>
                <w:szCs w:val="17"/>
              </w:rPr>
              <w:t xml:space="preserve">  Text at bottom. Photo shines at top.</w:t>
            </w:r>
          </w:p>
          <w:p w14:paraId="588464FD" w14:textId="77777777" w:rsidR="00030C3A" w:rsidRDefault="00FC4E48">
            <w:pPr>
              <w:spacing w:after="60"/>
            </w:pPr>
            <w:r>
              <w:rPr>
                <w:b/>
                <w:bCs/>
                <w:color w:val="374151"/>
                <w:sz w:val="18"/>
                <w:szCs w:val="18"/>
              </w:rPr>
              <w:t>O4 -- Vignette</w:t>
            </w:r>
            <w:r>
              <w:rPr>
                <w:color w:val="6B7280"/>
                <w:sz w:val="17"/>
                <w:szCs w:val="17"/>
              </w:rPr>
              <w:t xml:space="preserve">  Dark edges, bright centre. Portrait-friendly.</w:t>
            </w:r>
          </w:p>
          <w:p w14:paraId="588464FE" w14:textId="77777777" w:rsidR="00030C3A" w:rsidRDefault="00FC4E48">
            <w:pPr>
              <w:spacing w:after="60"/>
            </w:pPr>
            <w:r>
              <w:rPr>
                <w:b/>
                <w:bCs/>
                <w:color w:val="374151"/>
                <w:sz w:val="18"/>
                <w:szCs w:val="18"/>
              </w:rPr>
              <w:t>O5 -- Caption Bar</w:t>
            </w:r>
            <w:r>
              <w:rPr>
                <w:color w:val="6B7280"/>
                <w:sz w:val="17"/>
                <w:szCs w:val="17"/>
              </w:rPr>
              <w:t xml:space="preserve">  Solid bar (header or footer). Photo-first.</w:t>
            </w:r>
          </w:p>
        </w:tc>
        <w:tc>
          <w:tcPr>
            <w:tcW w:w="321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4FF" w14:textId="77777777" w:rsidR="00030C3A" w:rsidRDefault="00FC4E48">
            <w:r>
              <w:rPr>
                <w:color w:val="6B7280"/>
                <w:sz w:val="17"/>
                <w:szCs w:val="17"/>
              </w:rPr>
              <w:t>Overlay choice strongly guides layout in Step 2. O2-&gt;L1, O3-&gt;L5, O4-&gt;L2, O5-&gt;L1 or L5.</w:t>
            </w:r>
          </w:p>
        </w:tc>
      </w:tr>
      <w:tr w:rsidR="00030C3A" w14:paraId="58846509"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01" w14:textId="77777777" w:rsidR="00030C3A" w:rsidRDefault="00FC4E48">
            <w:pPr>
              <w:jc w:val="center"/>
            </w:pPr>
            <w:r>
              <w:rPr>
                <w:b/>
                <w:bCs/>
                <w:color w:val="1E3A5F"/>
                <w:sz w:val="22"/>
                <w:szCs w:val="22"/>
              </w:rPr>
              <w:t>2</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02" w14:textId="77777777" w:rsidR="00030C3A" w:rsidRDefault="00FC4E48">
            <w:r>
              <w:rPr>
                <w:b/>
                <w:bCs/>
                <w:color w:val="1E3A5F"/>
                <w:sz w:val="19"/>
                <w:szCs w:val="19"/>
              </w:rPr>
              <w:t>Layout</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03" w14:textId="77777777" w:rsidR="00030C3A" w:rsidRDefault="00FC4E48">
            <w:pPr>
              <w:spacing w:after="60"/>
            </w:pPr>
            <w:r>
              <w:rPr>
                <w:b/>
                <w:bCs/>
                <w:color w:val="374151"/>
                <w:sz w:val="18"/>
                <w:szCs w:val="18"/>
              </w:rPr>
              <w:t>L1 -- Text Top</w:t>
            </w:r>
            <w:r>
              <w:rPr>
                <w:color w:val="6B7280"/>
                <w:sz w:val="17"/>
                <w:szCs w:val="17"/>
              </w:rPr>
              <w:t xml:space="preserve">  Text fills Header + Upper rows. Best with O2 (Gradient Top) or O5 (Caption Bar top).</w:t>
            </w:r>
          </w:p>
          <w:p w14:paraId="58846504" w14:textId="77777777" w:rsidR="00030C3A" w:rsidRDefault="00FC4E48">
            <w:pPr>
              <w:spacing w:after="60"/>
            </w:pPr>
            <w:r>
              <w:rPr>
                <w:b/>
                <w:bCs/>
                <w:color w:val="374151"/>
                <w:sz w:val="18"/>
                <w:szCs w:val="18"/>
              </w:rPr>
              <w:t>L2 -- Overlay (primary)</w:t>
            </w:r>
            <w:r>
              <w:rPr>
                <w:color w:val="6B7280"/>
                <w:sz w:val="17"/>
                <w:szCs w:val="17"/>
              </w:rPr>
              <w:t xml:space="preserve">  Illustration fills canvas. Text in Centre. Default for O1 and O4.</w:t>
            </w:r>
          </w:p>
          <w:p w14:paraId="58846505" w14:textId="77777777" w:rsidR="00030C3A" w:rsidRDefault="00FC4E48">
            <w:pPr>
              <w:spacing w:after="60"/>
            </w:pPr>
            <w:r>
              <w:rPr>
                <w:b/>
                <w:bCs/>
                <w:color w:val="374151"/>
                <w:sz w:val="18"/>
                <w:szCs w:val="18"/>
              </w:rPr>
              <w:t>L3 -- Text Left</w:t>
            </w:r>
            <w:r>
              <w:rPr>
                <w:color w:val="6B7280"/>
                <w:sz w:val="17"/>
                <w:szCs w:val="17"/>
              </w:rPr>
              <w:t xml:space="preserve">  Left column = text. Works with portrait photos + O1.</w:t>
            </w:r>
          </w:p>
          <w:p w14:paraId="58846506" w14:textId="77777777" w:rsidR="00030C3A" w:rsidRDefault="00FC4E48">
            <w:pPr>
              <w:spacing w:after="60"/>
            </w:pPr>
            <w:r>
              <w:rPr>
                <w:b/>
                <w:bCs/>
                <w:color w:val="374151"/>
                <w:sz w:val="18"/>
                <w:szCs w:val="18"/>
              </w:rPr>
              <w:t>L4 -- Text Right</w:t>
            </w:r>
            <w:r>
              <w:rPr>
                <w:color w:val="6B7280"/>
                <w:sz w:val="17"/>
                <w:szCs w:val="17"/>
              </w:rPr>
              <w:t xml:space="preserve">  Right column = text. Mirror of L3.</w:t>
            </w:r>
          </w:p>
          <w:p w14:paraId="58846507" w14:textId="77777777" w:rsidR="00030C3A" w:rsidRDefault="00FC4E48">
            <w:pPr>
              <w:spacing w:after="60"/>
            </w:pPr>
            <w:r>
              <w:rPr>
                <w:b/>
                <w:bCs/>
                <w:color w:val="374151"/>
                <w:sz w:val="18"/>
                <w:szCs w:val="18"/>
              </w:rPr>
              <w:t>L5 -- Text Bottom</w:t>
            </w:r>
            <w:r>
              <w:rPr>
                <w:color w:val="6B7280"/>
                <w:sz w:val="17"/>
                <w:szCs w:val="17"/>
              </w:rPr>
              <w:t xml:space="preserve">  Illustration fills top. Text in Lower + Footer. Best with O3 or O5.</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08" w14:textId="77777777" w:rsidR="00030C3A" w:rsidRDefault="00FC4E48">
            <w:r>
              <w:rPr>
                <w:color w:val="6B7280"/>
                <w:sz w:val="17"/>
                <w:szCs w:val="17"/>
              </w:rPr>
              <w:t>Layout is constrained by overlay choice. Incompatible combinations auto-filtered.</w:t>
            </w:r>
          </w:p>
        </w:tc>
      </w:tr>
      <w:tr w:rsidR="00030C3A" w14:paraId="5F448389"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6EC3584F" w14:textId="77777777" w:rsidR="00030C3A" w:rsidRDefault="00FC4E48">
            <w:pPr>
              <w:jc w:val="center"/>
            </w:pPr>
            <w:r>
              <w:rPr>
                <w:b/>
                <w:bCs/>
                <w:color w:val="1E3A5F"/>
                <w:sz w:val="22"/>
                <w:szCs w:val="22"/>
              </w:rPr>
              <w:t>3</w:t>
            </w:r>
          </w:p>
        </w:tc>
        <w:tc>
          <w:tcPr>
            <w:tcW w:w="1577"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71FB979" w14:textId="77777777" w:rsidR="00030C3A" w:rsidRDefault="00FC4E48">
            <w:pPr>
              <w:spacing w:after="40"/>
            </w:pPr>
            <w:r>
              <w:rPr>
                <w:b/>
                <w:bCs/>
                <w:color w:val="1E3A5F"/>
                <w:sz w:val="19"/>
                <w:szCs w:val="19"/>
              </w:rPr>
              <w:t>Track</w:t>
            </w:r>
          </w:p>
          <w:p w14:paraId="771B2AA6" w14:textId="41FA94F6" w:rsidR="00030C3A" w:rsidRDefault="00030C3A"/>
        </w:tc>
        <w:tc>
          <w:tcPr>
            <w:tcW w:w="4782"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68401E62" w14:textId="77777777" w:rsidR="00030C3A" w:rsidRDefault="00FC4E48">
            <w:pPr>
              <w:spacing w:after="60"/>
            </w:pPr>
            <w:r>
              <w:rPr>
                <w:b/>
                <w:bCs/>
                <w:color w:val="374151"/>
                <w:sz w:val="18"/>
                <w:szCs w:val="18"/>
              </w:rPr>
              <w:t>C -- Cinematic</w:t>
            </w:r>
            <w:r>
              <w:rPr>
                <w:color w:val="6B7280"/>
                <w:sz w:val="17"/>
                <w:szCs w:val="17"/>
              </w:rPr>
              <w:t xml:space="preserve">  Photoreal/filmic, deep contrast, moody lighting -- native fit for B1 photo archetype</w:t>
            </w:r>
          </w:p>
          <w:p w14:paraId="7EDA8E02" w14:textId="77777777" w:rsidR="00030C3A" w:rsidRDefault="00FC4E48">
            <w:pPr>
              <w:spacing w:after="60"/>
            </w:pPr>
            <w:r>
              <w:rPr>
                <w:b/>
                <w:bCs/>
                <w:color w:val="374151"/>
                <w:sz w:val="18"/>
                <w:szCs w:val="18"/>
              </w:rPr>
              <w:t>B -- Modern Desi</w:t>
            </w:r>
            <w:r>
              <w:rPr>
                <w:color w:val="6B7280"/>
                <w:sz w:val="17"/>
                <w:szCs w:val="17"/>
              </w:rPr>
              <w:t xml:space="preserve">  Muted Indian palette, clean geometry -- editorial photo treatment</w:t>
            </w:r>
          </w:p>
          <w:p w14:paraId="54EDA552" w14:textId="77777777" w:rsidR="00030C3A" w:rsidRDefault="00FC4E48">
            <w:pPr>
              <w:spacing w:after="60"/>
            </w:pPr>
            <w:r>
              <w:rPr>
                <w:b/>
                <w:bCs/>
                <w:color w:val="374151"/>
                <w:sz w:val="18"/>
                <w:szCs w:val="18"/>
              </w:rPr>
              <w:t>A -- Shiny Maximal</w:t>
            </w:r>
            <w:r>
              <w:rPr>
                <w:color w:val="6B7280"/>
                <w:sz w:val="17"/>
                <w:szCs w:val="17"/>
              </w:rPr>
              <w:t xml:space="preserve">  Gold-tint grade, bokeh sparkle, ornamental corner motifs overlaid on photo. Cheesy/festive photo treatment.</w:t>
            </w:r>
          </w:p>
          <w:p w14:paraId="3BEC1920" w14:textId="77777777" w:rsidR="00030C3A" w:rsidRDefault="00FC4E48">
            <w:pPr>
              <w:spacing w:after="60"/>
            </w:pPr>
            <w:r>
              <w:rPr>
                <w:b/>
                <w:bCs/>
                <w:color w:val="374151"/>
                <w:sz w:val="18"/>
                <w:szCs w:val="18"/>
              </w:rPr>
              <w:t>D -- Playful Illustrated</w:t>
            </w:r>
            <w:r>
              <w:rPr>
                <w:color w:val="6B7280"/>
                <w:sz w:val="17"/>
                <w:szCs w:val="17"/>
              </w:rPr>
              <w:t xml:space="preserve">  Photo + hand-drawn sticker overlays (doodles, hearts, stars, playful frames). Jazzy/fun photo treatment.</w:t>
            </w:r>
          </w:p>
          <w:p w14:paraId="2186DEF6" w14:textId="3AFDD9D9" w:rsidR="00030C3A" w:rsidRDefault="00FC4E48">
            <w:r>
              <w:rPr>
                <w:color w:val="6B7280"/>
                <w:sz w:val="17"/>
                <w:szCs w:val="17"/>
              </w:rPr>
              <w:t>All 4 tracks valid for B1. C and B are native photo fits. A and D layer ornamental/illustrated treatments onto the photo for cheesy or playful variants -- both proven WhatsApp winners.</w:t>
            </w:r>
          </w:p>
        </w:tc>
        <w:tc>
          <w:tcPr>
            <w:tcW w:w="3215"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4E243CFD" w14:textId="19B67A42" w:rsidR="00030C3A" w:rsidRDefault="00FC4E48">
            <w:r>
              <w:rPr>
                <w:color w:val="6B7280"/>
                <w:sz w:val="17"/>
                <w:szCs w:val="17"/>
              </w:rPr>
              <w:t>Hard fork. Locks photo treatment style, text overlay palette, and frame motif for the remaining steps. All 4 tracks supported -- C/B keep the photo clean; A adds gold/bokeh/motif overlay; D adds sticker/doodle overlay.</w:t>
            </w:r>
          </w:p>
        </w:tc>
      </w:tr>
      <w:tr w:rsidR="00030C3A" w14:paraId="5884650F"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0A" w14:textId="379B2DD4" w:rsidR="00030C3A" w:rsidRDefault="00FC4E48">
            <w:pPr>
              <w:jc w:val="center"/>
            </w:pPr>
            <w:r>
              <w:rPr>
                <w:b/>
                <w:bCs/>
                <w:color w:val="1E3A5F"/>
                <w:sz w:val="22"/>
                <w:szCs w:val="22"/>
              </w:rPr>
              <w:t>4</w:t>
            </w:r>
          </w:p>
        </w:tc>
        <w:tc>
          <w:tcPr>
            <w:tcW w:w="157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0B" w14:textId="77777777" w:rsidR="00030C3A" w:rsidRDefault="00FC4E48">
            <w:r>
              <w:rPr>
                <w:b/>
                <w:bCs/>
                <w:color w:val="1E3A5F"/>
                <w:sz w:val="19"/>
                <w:szCs w:val="19"/>
              </w:rPr>
              <w:t>Colour</w:t>
            </w:r>
          </w:p>
        </w:tc>
        <w:tc>
          <w:tcPr>
            <w:tcW w:w="478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0C" w14:textId="77777777" w:rsidR="00030C3A" w:rsidRDefault="00FC4E48">
            <w:pPr>
              <w:spacing w:after="60"/>
            </w:pPr>
            <w:r>
              <w:rPr>
                <w:b/>
                <w:bCs/>
                <w:color w:val="374151"/>
                <w:sz w:val="18"/>
                <w:szCs w:val="18"/>
              </w:rPr>
              <w:t>Text Colour only</w:t>
            </w:r>
            <w:r>
              <w:rPr>
                <w:color w:val="6B7280"/>
                <w:sz w:val="17"/>
                <w:szCs w:val="17"/>
              </w:rPr>
              <w:t xml:space="preserve">  Background IS the photo -- no BG colour needed</w:t>
            </w:r>
          </w:p>
          <w:p w14:paraId="5884650D" w14:textId="77777777" w:rsidR="00030C3A" w:rsidRDefault="00FC4E48">
            <w:pPr>
              <w:spacing w:after="60"/>
            </w:pPr>
            <w:r>
              <w:rPr>
                <w:b/>
                <w:bCs/>
                <w:color w:val="374151"/>
                <w:sz w:val="18"/>
                <w:szCs w:val="18"/>
              </w:rPr>
              <w:t>Overlay colour / opacity</w:t>
            </w:r>
            <w:r>
              <w:rPr>
                <w:color w:val="6B7280"/>
                <w:sz w:val="17"/>
                <w:szCs w:val="17"/>
              </w:rPr>
              <w:t xml:space="preserve">  Dark black vs warm sepia vs cool blue -- set per theme</w:t>
            </w:r>
          </w:p>
        </w:tc>
        <w:tc>
          <w:tcPr>
            <w:tcW w:w="321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0E" w14:textId="77777777" w:rsidR="00030C3A" w:rsidRDefault="00FC4E48">
            <w:r>
              <w:rPr>
                <w:color w:val="6B7280"/>
                <w:sz w:val="17"/>
                <w:szCs w:val="17"/>
              </w:rPr>
              <w:t>Use high-contrast text. White or cream over dark overlays. Dark over light caption bars.</w:t>
            </w:r>
          </w:p>
        </w:tc>
      </w:tr>
      <w:tr w:rsidR="00030C3A" w14:paraId="58846517"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10" w14:textId="5739E93E" w:rsidR="00030C3A" w:rsidRDefault="00FC4E48">
            <w:pPr>
              <w:jc w:val="center"/>
            </w:pPr>
            <w:r>
              <w:rPr>
                <w:b/>
                <w:bCs/>
                <w:color w:val="1E3A5F"/>
                <w:sz w:val="22"/>
                <w:szCs w:val="22"/>
              </w:rPr>
              <w:t>5</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11" w14:textId="77777777" w:rsidR="00030C3A" w:rsidRDefault="00FC4E48">
            <w:r>
              <w:rPr>
                <w:b/>
                <w:bCs/>
                <w:color w:val="1E3A5F"/>
                <w:sz w:val="19"/>
                <w:szCs w:val="19"/>
              </w:rPr>
              <w:t>Font</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12" w14:textId="77777777" w:rsidR="00030C3A" w:rsidRDefault="00FC4E48">
            <w:pPr>
              <w:spacing w:after="60"/>
            </w:pPr>
            <w:r>
              <w:rPr>
                <w:b/>
                <w:bCs/>
                <w:color w:val="374151"/>
                <w:sz w:val="18"/>
                <w:szCs w:val="18"/>
              </w:rPr>
              <w:t>Bold / Black weight recommended</w:t>
            </w:r>
            <w:r>
              <w:rPr>
                <w:color w:val="6B7280"/>
                <w:sz w:val="17"/>
                <w:szCs w:val="17"/>
              </w:rPr>
              <w:t xml:space="preserve">  Photo BG demands strong contrast</w:t>
            </w:r>
          </w:p>
          <w:p w14:paraId="58846513" w14:textId="77777777" w:rsidR="00030C3A" w:rsidRDefault="00FC4E48">
            <w:pPr>
              <w:spacing w:after="60"/>
            </w:pPr>
            <w:r>
              <w:rPr>
                <w:b/>
                <w:bCs/>
                <w:color w:val="374151"/>
                <w:sz w:val="18"/>
                <w:szCs w:val="18"/>
              </w:rPr>
              <w:t>Serif</w:t>
            </w:r>
            <w:r>
              <w:rPr>
                <w:color w:val="6B7280"/>
                <w:sz w:val="17"/>
                <w:szCs w:val="17"/>
              </w:rPr>
              <w:t xml:space="preserve">  Warmth, tradition</w:t>
            </w:r>
          </w:p>
          <w:p w14:paraId="58846514" w14:textId="77777777" w:rsidR="00030C3A" w:rsidRDefault="00FC4E48">
            <w:pPr>
              <w:spacing w:after="60"/>
            </w:pPr>
            <w:r>
              <w:rPr>
                <w:b/>
                <w:bCs/>
                <w:color w:val="374151"/>
                <w:sz w:val="18"/>
                <w:szCs w:val="18"/>
              </w:rPr>
              <w:t>Sans-Serif Bold</w:t>
            </w:r>
            <w:r>
              <w:rPr>
                <w:color w:val="6B7280"/>
                <w:sz w:val="17"/>
                <w:szCs w:val="17"/>
              </w:rPr>
              <w:t xml:space="preserve">  Clean, readable at all sizes</w:t>
            </w:r>
          </w:p>
          <w:p w14:paraId="58846515" w14:textId="77777777" w:rsidR="00030C3A" w:rsidRDefault="00FC4E48">
            <w:pPr>
              <w:spacing w:after="60"/>
            </w:pPr>
            <w:r>
              <w:rPr>
                <w:b/>
                <w:bCs/>
                <w:color w:val="374151"/>
                <w:sz w:val="18"/>
                <w:szCs w:val="18"/>
              </w:rPr>
              <w:t>Display</w:t>
            </w:r>
            <w:r>
              <w:rPr>
                <w:color w:val="6B7280"/>
                <w:sz w:val="17"/>
                <w:szCs w:val="17"/>
              </w:rPr>
              <w:t xml:space="preserve">  High-impact headings</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16" w14:textId="77777777" w:rsidR="00030C3A" w:rsidRDefault="00FC4E48">
            <w:r>
              <w:rPr>
                <w:color w:val="6B7280"/>
                <w:sz w:val="17"/>
                <w:szCs w:val="17"/>
              </w:rPr>
              <w:t>Avoid thin/light font weights on photo backgrounds -- they disappear.</w:t>
            </w:r>
          </w:p>
        </w:tc>
      </w:tr>
      <w:tr w:rsidR="00030C3A" w14:paraId="5884651E"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18" w14:textId="63B5D772" w:rsidR="00030C3A" w:rsidRDefault="00FC4E48">
            <w:pPr>
              <w:jc w:val="center"/>
            </w:pPr>
            <w:r>
              <w:rPr>
                <w:b/>
                <w:bCs/>
                <w:color w:val="1E3A5F"/>
                <w:sz w:val="22"/>
                <w:szCs w:val="22"/>
              </w:rPr>
              <w:t>6</w:t>
            </w:r>
          </w:p>
        </w:tc>
        <w:tc>
          <w:tcPr>
            <w:tcW w:w="1577"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19" w14:textId="77777777" w:rsidR="00030C3A" w:rsidRDefault="00FC4E48">
            <w:r>
              <w:rPr>
                <w:b/>
                <w:bCs/>
                <w:color w:val="1E3A5F"/>
                <w:sz w:val="19"/>
                <w:szCs w:val="19"/>
              </w:rPr>
              <w:t>Photo Source</w:t>
            </w:r>
          </w:p>
        </w:tc>
        <w:tc>
          <w:tcPr>
            <w:tcW w:w="4782"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1A" w14:textId="77777777" w:rsidR="00030C3A" w:rsidRDefault="00FC4E48">
            <w:pPr>
              <w:spacing w:after="60"/>
            </w:pPr>
            <w:r>
              <w:rPr>
                <w:b/>
                <w:bCs/>
                <w:color w:val="374151"/>
                <w:sz w:val="18"/>
                <w:szCs w:val="18"/>
              </w:rPr>
              <w:t>Stock library -- category-filtered</w:t>
            </w:r>
            <w:r>
              <w:rPr>
                <w:color w:val="6B7280"/>
                <w:sz w:val="17"/>
                <w:szCs w:val="17"/>
              </w:rPr>
              <w:t xml:space="preserve">  e.g. Devotional: temple, deity, sunrise</w:t>
            </w:r>
          </w:p>
          <w:p w14:paraId="5884651B" w14:textId="77777777" w:rsidR="00030C3A" w:rsidRDefault="00FC4E48">
            <w:pPr>
              <w:spacing w:after="60"/>
            </w:pPr>
            <w:r>
              <w:rPr>
                <w:b/>
                <w:bCs/>
                <w:color w:val="374151"/>
                <w:sz w:val="18"/>
                <w:szCs w:val="18"/>
              </w:rPr>
              <w:t>User upload</w:t>
            </w:r>
            <w:r>
              <w:rPr>
                <w:color w:val="6B7280"/>
                <w:sz w:val="17"/>
                <w:szCs w:val="17"/>
              </w:rPr>
              <w:t xml:space="preserve">  Creator brings their own photo</w:t>
            </w:r>
          </w:p>
          <w:p w14:paraId="5884651C" w14:textId="77777777" w:rsidR="00030C3A" w:rsidRDefault="00FC4E48">
            <w:pPr>
              <w:spacing w:after="60"/>
            </w:pPr>
            <w:r>
              <w:rPr>
                <w:b/>
                <w:bCs/>
                <w:color w:val="374151"/>
                <w:sz w:val="18"/>
                <w:szCs w:val="18"/>
              </w:rPr>
              <w:t>AI-generated</w:t>
            </w:r>
            <w:r>
              <w:rPr>
                <w:color w:val="6B7280"/>
                <w:sz w:val="17"/>
                <w:szCs w:val="17"/>
              </w:rPr>
              <w:t xml:space="preserve">  Generate a scene matching theme + mood</w:t>
            </w:r>
          </w:p>
        </w:tc>
        <w:tc>
          <w:tcPr>
            <w:tcW w:w="3215"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1D" w14:textId="77777777" w:rsidR="00030C3A" w:rsidRDefault="00FC4E48">
            <w:r>
              <w:rPr>
                <w:color w:val="6B7280"/>
                <w:sz w:val="17"/>
                <w:szCs w:val="17"/>
              </w:rPr>
              <w:t>Photo must be safe for text placement -- avoid complex backgrounds in text zones.</w:t>
            </w:r>
          </w:p>
        </w:tc>
      </w:tr>
      <w:tr w:rsidR="00030C3A" w14:paraId="58846526" w14:textId="77777777" w:rsidTr="00D455AC">
        <w:tc>
          <w:tcPr>
            <w:tcW w:w="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1F" w14:textId="52172E25" w:rsidR="00030C3A" w:rsidRDefault="00FC4E48">
            <w:pPr>
              <w:jc w:val="center"/>
            </w:pPr>
            <w:r>
              <w:rPr>
                <w:b/>
                <w:bCs/>
                <w:color w:val="1E3A5F"/>
                <w:sz w:val="22"/>
                <w:szCs w:val="22"/>
              </w:rPr>
              <w:t>7</w:t>
            </w:r>
          </w:p>
        </w:tc>
        <w:tc>
          <w:tcPr>
            <w:tcW w:w="15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20" w14:textId="77777777" w:rsidR="00030C3A" w:rsidRDefault="00FC4E48">
            <w:r>
              <w:rPr>
                <w:b/>
                <w:bCs/>
                <w:color w:val="1E3A5F"/>
                <w:sz w:val="19"/>
                <w:szCs w:val="19"/>
              </w:rPr>
              <w:t>Mood Check</w:t>
            </w:r>
          </w:p>
        </w:tc>
        <w:tc>
          <w:tcPr>
            <w:tcW w:w="47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21" w14:textId="77777777" w:rsidR="00030C3A" w:rsidRDefault="00FC4E48">
            <w:pPr>
              <w:spacing w:after="60"/>
            </w:pPr>
            <w:r>
              <w:rPr>
                <w:b/>
                <w:bCs/>
                <w:color w:val="374151"/>
                <w:sz w:val="18"/>
                <w:szCs w:val="18"/>
              </w:rPr>
              <w:t>Is the text readable over the photo?</w:t>
            </w:r>
          </w:p>
          <w:p w14:paraId="58846522" w14:textId="77777777" w:rsidR="00030C3A" w:rsidRDefault="00FC4E48">
            <w:pPr>
              <w:spacing w:after="60"/>
            </w:pPr>
            <w:r>
              <w:rPr>
                <w:b/>
                <w:bCs/>
                <w:color w:val="374151"/>
                <w:sz w:val="18"/>
                <w:szCs w:val="18"/>
              </w:rPr>
              <w:t>Does overlay feel natural for the theme?</w:t>
            </w:r>
          </w:p>
          <w:p w14:paraId="58846523" w14:textId="77777777" w:rsidR="00030C3A" w:rsidRDefault="00FC4E48">
            <w:pPr>
              <w:spacing w:after="60"/>
            </w:pPr>
            <w:r>
              <w:rPr>
                <w:b/>
                <w:bCs/>
                <w:color w:val="374151"/>
                <w:sz w:val="18"/>
                <w:szCs w:val="18"/>
              </w:rPr>
              <w:t>Is the photo the hero -- not just a faded blur?</w:t>
            </w:r>
          </w:p>
          <w:p w14:paraId="58846524" w14:textId="77777777" w:rsidR="00030C3A" w:rsidRDefault="00FC4E48">
            <w:pPr>
              <w:spacing w:after="60"/>
            </w:pPr>
            <w:r>
              <w:rPr>
                <w:b/>
                <w:bCs/>
                <w:color w:val="374151"/>
                <w:sz w:val="18"/>
                <w:szCs w:val="18"/>
              </w:rPr>
              <w:lastRenderedPageBreak/>
              <w:t>Would a Bharat user share this?</w:t>
            </w:r>
          </w:p>
        </w:tc>
        <w:tc>
          <w:tcPr>
            <w:tcW w:w="321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25" w14:textId="77777777" w:rsidR="00030C3A" w:rsidRDefault="00FC4E48">
            <w:r>
              <w:rPr>
                <w:color w:val="6B7280"/>
                <w:sz w:val="17"/>
                <w:szCs w:val="17"/>
              </w:rPr>
              <w:lastRenderedPageBreak/>
              <w:t>Qualitative pass. Revisit failing step.</w:t>
            </w:r>
          </w:p>
        </w:tc>
      </w:tr>
    </w:tbl>
    <w:p w14:paraId="58846527" w14:textId="77777777" w:rsidR="00030C3A" w:rsidRDefault="00030C3A">
      <w:pPr>
        <w:spacing w:after="160"/>
      </w:pPr>
    </w:p>
    <w:p w14:paraId="58846528"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52B" w14:textId="77777777">
        <w:tc>
          <w:tcPr>
            <w:tcW w:w="9360" w:type="dxa"/>
            <w:tcBorders>
              <w:top w:val="single" w:sz="1" w:space="0" w:color="CCCCCC"/>
              <w:left w:val="single" w:sz="1" w:space="0" w:color="CCCCCC"/>
              <w:bottom w:val="single" w:sz="1" w:space="0" w:color="CCCCCC"/>
              <w:right w:val="single" w:sz="1" w:space="0" w:color="CCCCCC"/>
            </w:tcBorders>
            <w:shd w:val="clear" w:color="auto" w:fill="B45309"/>
            <w:tcMar>
              <w:top w:w="200" w:type="dxa"/>
              <w:left w:w="280" w:type="dxa"/>
              <w:bottom w:w="200" w:type="dxa"/>
              <w:right w:w="280" w:type="dxa"/>
            </w:tcMar>
          </w:tcPr>
          <w:p w14:paraId="58846529" w14:textId="77777777" w:rsidR="00030C3A" w:rsidRDefault="00FC4E48">
            <w:pPr>
              <w:spacing w:after="60"/>
            </w:pPr>
            <w:r>
              <w:rPr>
                <w:b/>
                <w:bCs/>
                <w:color w:val="FFFFFF"/>
                <w:sz w:val="32"/>
                <w:szCs w:val="32"/>
              </w:rPr>
              <w:lastRenderedPageBreak/>
              <w:t>C1 -- Animated Elements</w:t>
            </w:r>
          </w:p>
          <w:p w14:paraId="5884652A" w14:textId="77777777" w:rsidR="00030C3A" w:rsidRDefault="00FC4E48">
            <w:r>
              <w:rPr>
                <w:color w:val="E2E8F0"/>
                <w:sz w:val="19"/>
                <w:szCs w:val="19"/>
              </w:rPr>
              <w:t>Static template with animated elements layered on top.</w:t>
            </w:r>
          </w:p>
        </w:tc>
      </w:tr>
    </w:tbl>
    <w:p w14:paraId="5884652C"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85"/>
        <w:gridCol w:w="4777"/>
        <w:gridCol w:w="2367"/>
      </w:tblGrid>
      <w:tr w:rsidR="00030C3A" w14:paraId="58846531"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D" w14:textId="77777777" w:rsidR="00030C3A" w:rsidRDefault="00FC4E48">
            <w:pPr>
              <w:jc w:val="center"/>
            </w:pPr>
            <w:r>
              <w:rPr>
                <w:b/>
                <w:bCs/>
                <w:color w:val="FFFFFF"/>
                <w:sz w:val="18"/>
                <w:szCs w:val="18"/>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E" w14:textId="77777777" w:rsidR="00030C3A" w:rsidRDefault="00FC4E48">
            <w:pPr>
              <w:jc w:val="center"/>
            </w:pPr>
            <w:r>
              <w:rPr>
                <w:b/>
                <w:bCs/>
                <w:color w:val="FFFFFF"/>
                <w:sz w:val="18"/>
                <w:szCs w:val="18"/>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2F" w14:textId="77777777" w:rsidR="00030C3A" w:rsidRDefault="00FC4E48">
            <w:pPr>
              <w:jc w:val="center"/>
            </w:pPr>
            <w:r>
              <w:rPr>
                <w:b/>
                <w:bCs/>
                <w:color w:val="FFFFFF"/>
                <w:sz w:val="18"/>
                <w:szCs w:val="18"/>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30" w14:textId="77777777" w:rsidR="00030C3A" w:rsidRDefault="00FC4E48">
            <w:pPr>
              <w:jc w:val="center"/>
            </w:pPr>
            <w:r>
              <w:rPr>
                <w:b/>
                <w:bCs/>
                <w:color w:val="FFFFFF"/>
                <w:sz w:val="18"/>
                <w:szCs w:val="18"/>
              </w:rPr>
              <w:t>Notes / Eliminations</w:t>
            </w:r>
          </w:p>
        </w:tc>
      </w:tr>
      <w:tr w:rsidR="00030C3A" w14:paraId="5884653A"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32" w14:textId="77777777" w:rsidR="00030C3A" w:rsidRDefault="00FC4E48">
            <w:pPr>
              <w:jc w:val="center"/>
            </w:pPr>
            <w:r>
              <w:rPr>
                <w:b/>
                <w:bCs/>
                <w:color w:val="1E3A5F"/>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33" w14:textId="77777777" w:rsidR="00030C3A" w:rsidRDefault="00FC4E48">
            <w:r>
              <w:rPr>
                <w:b/>
                <w:bCs/>
                <w:color w:val="1E3A5F"/>
                <w:sz w:val="19"/>
                <w:szCs w:val="19"/>
              </w:rPr>
              <w:t>Animation Style</w:t>
            </w:r>
          </w:p>
          <w:p w14:paraId="58846534" w14:textId="77777777" w:rsidR="00030C3A" w:rsidRDefault="00FC4E48">
            <w:r>
              <w:rPr>
                <w:color w:val="D97706"/>
                <w:sz w:val="15"/>
                <w:szCs w:val="15"/>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35" w14:textId="77777777" w:rsidR="00030C3A" w:rsidRDefault="00FC4E48">
            <w:pPr>
              <w:spacing w:after="60"/>
            </w:pPr>
            <w:r>
              <w:rPr>
                <w:b/>
                <w:bCs/>
                <w:color w:val="374151"/>
                <w:sz w:val="18"/>
                <w:szCs w:val="18"/>
              </w:rPr>
              <w:t>Particle</w:t>
            </w:r>
            <w:r>
              <w:rPr>
                <w:color w:val="6B7280"/>
                <w:sz w:val="17"/>
                <w:szCs w:val="17"/>
              </w:rPr>
              <w:t xml:space="preserve">  Multiple small elements moving independently across the canvas (e.g., 20-50 petals drifting, snowflakes falling, confetti bouncing). Continuous, random-path motion. Canvas is always in motion.</w:t>
            </w:r>
          </w:p>
          <w:p w14:paraId="58846536" w14:textId="77777777" w:rsidR="00030C3A" w:rsidRDefault="00FC4E48">
            <w:pPr>
              <w:spacing w:after="60"/>
            </w:pPr>
            <w:r>
              <w:rPr>
                <w:b/>
                <w:bCs/>
                <w:color w:val="374151"/>
                <w:sz w:val="18"/>
                <w:szCs w:val="18"/>
              </w:rPr>
              <w:t>Loop</w:t>
            </w:r>
            <w:r>
              <w:rPr>
                <w:color w:val="6B7280"/>
                <w:sz w:val="17"/>
                <w:szCs w:val="17"/>
              </w:rPr>
              <w:t xml:space="preserve">  A single larger element with a repeating animation cycle (e.g., a diya flame flickering, a sun rotating, a flower blooming and repeating). One focused motion element, not many.</w:t>
            </w:r>
          </w:p>
          <w:p w14:paraId="58846537" w14:textId="77777777" w:rsidR="00030C3A" w:rsidRDefault="00FC4E48">
            <w:pPr>
              <w:spacing w:after="60"/>
            </w:pPr>
            <w:r>
              <w:rPr>
                <w:b/>
                <w:bCs/>
                <w:color w:val="374151"/>
                <w:sz w:val="18"/>
                <w:szCs w:val="18"/>
              </w:rPr>
              <w:t>Reveal</w:t>
            </w:r>
            <w:r>
              <w:rPr>
                <w:color w:val="6B7280"/>
                <w:sz w:val="17"/>
                <w:szCs w:val="17"/>
              </w:rPr>
              <w:t xml:space="preserve">  Elements animate IN on load (fade up, burst, slide in) then hold static. Canvas is still after the reveal completes. Good for "arrival" moments.</w:t>
            </w:r>
          </w:p>
          <w:p w14:paraId="58846538" w14:textId="4085C81F" w:rsidR="00030C3A" w:rsidRDefault="00030C3A">
            <w:pPr>
              <w:spacing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39" w14:textId="77777777" w:rsidR="00030C3A" w:rsidRDefault="00FC4E48">
            <w:r>
              <w:rPr>
                <w:color w:val="6B7280"/>
                <w:sz w:val="17"/>
                <w:szCs w:val="17"/>
              </w:rPr>
              <w:t>Animation style chosen here defines the element type available in Step 5.</w:t>
            </w:r>
          </w:p>
        </w:tc>
      </w:tr>
      <w:tr w:rsidR="00030C3A" w14:paraId="5884654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3B" w14:textId="77777777" w:rsidR="00030C3A" w:rsidRDefault="00FC4E48">
            <w:pPr>
              <w:jc w:val="center"/>
            </w:pPr>
            <w:r>
              <w:rPr>
                <w:b/>
                <w:bCs/>
                <w:color w:val="1E3A5F"/>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3C" w14:textId="77777777" w:rsidR="00030C3A" w:rsidRDefault="00FC4E48">
            <w:r>
              <w:rPr>
                <w:b/>
                <w:bCs/>
                <w:color w:val="1E3A5F"/>
                <w:sz w:val="19"/>
                <w:szCs w:val="19"/>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3D" w14:textId="77777777" w:rsidR="00030C3A" w:rsidRDefault="00FC4E48">
            <w:pPr>
              <w:spacing w:after="60"/>
            </w:pPr>
            <w:r>
              <w:rPr>
                <w:b/>
                <w:bCs/>
                <w:color w:val="374151"/>
                <w:sz w:val="18"/>
                <w:szCs w:val="18"/>
              </w:rPr>
              <w:t>L1 -- Text Top</w:t>
            </w:r>
          </w:p>
          <w:p w14:paraId="5884653E" w14:textId="77777777" w:rsidR="00030C3A" w:rsidRDefault="00FC4E48">
            <w:pPr>
              <w:spacing w:after="60"/>
            </w:pPr>
            <w:r>
              <w:rPr>
                <w:b/>
                <w:bCs/>
                <w:color w:val="374151"/>
                <w:sz w:val="18"/>
                <w:szCs w:val="18"/>
              </w:rPr>
              <w:t>L2 -- Overlay</w:t>
            </w:r>
          </w:p>
          <w:p w14:paraId="5884653F" w14:textId="77777777" w:rsidR="00030C3A" w:rsidRDefault="00FC4E48">
            <w:pPr>
              <w:spacing w:after="60"/>
            </w:pPr>
            <w:r>
              <w:rPr>
                <w:b/>
                <w:bCs/>
                <w:color w:val="374151"/>
                <w:sz w:val="18"/>
                <w:szCs w:val="18"/>
              </w:rPr>
              <w:t>L3 -- Text Left</w:t>
            </w:r>
          </w:p>
          <w:p w14:paraId="58846540" w14:textId="77777777" w:rsidR="00030C3A" w:rsidRDefault="00FC4E48">
            <w:pPr>
              <w:spacing w:after="60"/>
            </w:pPr>
            <w:r>
              <w:rPr>
                <w:b/>
                <w:bCs/>
                <w:color w:val="374151"/>
                <w:sz w:val="18"/>
                <w:szCs w:val="18"/>
              </w:rPr>
              <w:t>L4 -- Text Right</w:t>
            </w:r>
          </w:p>
          <w:p w14:paraId="58846541" w14:textId="77777777" w:rsidR="00030C3A" w:rsidRDefault="00FC4E48">
            <w:pPr>
              <w:spacing w:after="60"/>
            </w:pPr>
            <w:r>
              <w:rPr>
                <w:b/>
                <w:bCs/>
                <w:color w:val="374151"/>
                <w:sz w:val="18"/>
                <w:szCs w:val="18"/>
              </w:rPr>
              <w:t>L5 -- Text Bottom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42" w14:textId="77777777" w:rsidR="00030C3A" w:rsidRDefault="00FC4E48">
            <w:r>
              <w:rPr>
                <w:color w:val="6B7280"/>
                <w:sz w:val="17"/>
                <w:szCs w:val="17"/>
              </w:rPr>
              <w:t>All 5 layouts available. Animation layer sits above the illustration zone.</w:t>
            </w:r>
          </w:p>
        </w:tc>
      </w:tr>
      <w:tr w:rsidR="00030C3A" w14:paraId="5884654A"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44" w14:textId="77777777" w:rsidR="00030C3A" w:rsidRDefault="00FC4E48">
            <w:pPr>
              <w:jc w:val="center"/>
            </w:pPr>
            <w:r>
              <w:rPr>
                <w:b/>
                <w:bCs/>
                <w:color w:val="1E3A5F"/>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45" w14:textId="77777777" w:rsidR="00030C3A" w:rsidRDefault="00FC4E48">
            <w:r>
              <w:rPr>
                <w:b/>
                <w:bCs/>
                <w:color w:val="1E3A5F"/>
                <w:sz w:val="19"/>
                <w:szCs w:val="19"/>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46" w14:textId="77777777" w:rsidR="00030C3A" w:rsidRDefault="00FC4E48">
            <w:pPr>
              <w:spacing w:after="60"/>
            </w:pPr>
            <w:r>
              <w:rPr>
                <w:b/>
                <w:bCs/>
                <w:color w:val="374151"/>
                <w:sz w:val="18"/>
                <w:szCs w:val="18"/>
              </w:rPr>
              <w:t>Background Colour</w:t>
            </w:r>
            <w:r>
              <w:rPr>
                <w:color w:val="6B7280"/>
                <w:sz w:val="17"/>
                <w:szCs w:val="17"/>
              </w:rPr>
              <w:t xml:space="preserve">  Sets canvas tone</w:t>
            </w:r>
          </w:p>
          <w:p w14:paraId="58846547" w14:textId="77777777" w:rsidR="00030C3A" w:rsidRDefault="00FC4E48">
            <w:pPr>
              <w:spacing w:after="60"/>
            </w:pPr>
            <w:r>
              <w:rPr>
                <w:b/>
                <w:bCs/>
                <w:color w:val="374151"/>
                <w:sz w:val="18"/>
                <w:szCs w:val="18"/>
              </w:rPr>
              <w:t>Text Colour</w:t>
            </w:r>
            <w:r>
              <w:rPr>
                <w:color w:val="6B7280"/>
                <w:sz w:val="17"/>
                <w:szCs w:val="17"/>
              </w:rPr>
              <w:t xml:space="preserve">  Contrast pair</w:t>
            </w:r>
          </w:p>
          <w:p w14:paraId="58846548" w14:textId="77777777" w:rsidR="00030C3A" w:rsidRDefault="00FC4E48">
            <w:pPr>
              <w:spacing w:after="60"/>
            </w:pPr>
            <w:r>
              <w:rPr>
                <w:b/>
                <w:bCs/>
                <w:color w:val="374151"/>
                <w:sz w:val="18"/>
                <w:szCs w:val="18"/>
              </w:rPr>
              <w:t>Animation Element Colour</w:t>
            </w:r>
            <w:r>
              <w:rPr>
                <w:color w:val="6B7280"/>
                <w:sz w:val="17"/>
                <w:szCs w:val="17"/>
              </w:rPr>
              <w:t xml:space="preserve">  Can match BG or be accent colour</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49" w14:textId="77777777" w:rsidR="00030C3A" w:rsidRDefault="00FC4E48">
            <w:r>
              <w:rPr>
                <w:color w:val="6B7280"/>
                <w:sz w:val="17"/>
                <w:szCs w:val="17"/>
              </w:rPr>
              <w:t>Animation elements should complement, not overpower, the text.</w:t>
            </w:r>
          </w:p>
        </w:tc>
      </w:tr>
      <w:tr w:rsidR="00030C3A" w14:paraId="58846552"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4B" w14:textId="77777777" w:rsidR="00030C3A" w:rsidRDefault="00FC4E48">
            <w:pPr>
              <w:jc w:val="center"/>
            </w:pPr>
            <w:r>
              <w:rPr>
                <w:b/>
                <w:bCs/>
                <w:color w:val="1E3A5F"/>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4C" w14:textId="77777777" w:rsidR="00030C3A" w:rsidRDefault="00FC4E48">
            <w:r>
              <w:rPr>
                <w:b/>
                <w:bCs/>
                <w:color w:val="1E3A5F"/>
                <w:sz w:val="19"/>
                <w:szCs w:val="19"/>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4D" w14:textId="77777777" w:rsidR="00030C3A" w:rsidRDefault="00FC4E48">
            <w:pPr>
              <w:spacing w:after="60"/>
            </w:pPr>
            <w:r>
              <w:rPr>
                <w:b/>
                <w:bCs/>
                <w:color w:val="374151"/>
                <w:sz w:val="18"/>
                <w:szCs w:val="18"/>
              </w:rPr>
              <w:t>Serif</w:t>
            </w:r>
          </w:p>
          <w:p w14:paraId="5884654E" w14:textId="77777777" w:rsidR="00030C3A" w:rsidRDefault="00FC4E48">
            <w:pPr>
              <w:spacing w:after="60"/>
            </w:pPr>
            <w:r>
              <w:rPr>
                <w:b/>
                <w:bCs/>
                <w:color w:val="374151"/>
                <w:sz w:val="18"/>
                <w:szCs w:val="18"/>
              </w:rPr>
              <w:t>Sans-Serif</w:t>
            </w:r>
          </w:p>
          <w:p w14:paraId="5884654F" w14:textId="77777777" w:rsidR="00030C3A" w:rsidRDefault="00FC4E48">
            <w:pPr>
              <w:spacing w:after="60"/>
            </w:pPr>
            <w:r>
              <w:rPr>
                <w:b/>
                <w:bCs/>
                <w:color w:val="374151"/>
                <w:sz w:val="18"/>
                <w:szCs w:val="18"/>
              </w:rPr>
              <w:t>Script</w:t>
            </w:r>
          </w:p>
          <w:p w14:paraId="58846550" w14:textId="77777777" w:rsidR="00030C3A" w:rsidRDefault="00FC4E48">
            <w:pPr>
              <w:spacing w:after="60"/>
            </w:pPr>
            <w:r>
              <w:rPr>
                <w:b/>
                <w:bCs/>
                <w:color w:val="374151"/>
                <w:sz w:val="18"/>
                <w:szCs w:val="18"/>
              </w:rPr>
              <w:t>Display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51" w14:textId="77777777" w:rsidR="00030C3A" w:rsidRDefault="00FC4E48">
            <w:r>
              <w:rPr>
                <w:color w:val="6B7280"/>
                <w:sz w:val="17"/>
                <w:szCs w:val="17"/>
              </w:rPr>
              <w:t>Animation adds energy -- font can be simpler.</w:t>
            </w:r>
          </w:p>
        </w:tc>
      </w:tr>
      <w:tr w:rsidR="00030C3A" w14:paraId="5884655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53" w14:textId="77777777" w:rsidR="00030C3A" w:rsidRDefault="00FC4E48">
            <w:pPr>
              <w:jc w:val="center"/>
            </w:pPr>
            <w:r>
              <w:rPr>
                <w:b/>
                <w:bCs/>
                <w:color w:val="1E3A5F"/>
                <w:sz w:val="22"/>
                <w:szCs w:val="22"/>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54" w14:textId="77777777" w:rsidR="00030C3A" w:rsidRDefault="00FC4E48">
            <w:r>
              <w:rPr>
                <w:b/>
                <w:bCs/>
                <w:color w:val="1E3A5F"/>
                <w:sz w:val="19"/>
                <w:szCs w:val="19"/>
              </w:rPr>
              <w:t>Animated Element Pack</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55" w14:textId="77777777" w:rsidR="00030C3A" w:rsidRDefault="00FC4E48">
            <w:pPr>
              <w:spacing w:after="60"/>
            </w:pPr>
            <w:r>
              <w:rPr>
                <w:b/>
                <w:bCs/>
                <w:color w:val="374151"/>
                <w:sz w:val="18"/>
                <w:szCs w:val="18"/>
              </w:rPr>
              <w:t>Choose from category-specific animation library</w:t>
            </w:r>
          </w:p>
          <w:p w14:paraId="58846556" w14:textId="77777777" w:rsidR="00030C3A" w:rsidRDefault="00FC4E48">
            <w:pPr>
              <w:spacing w:after="60"/>
            </w:pPr>
            <w:r>
              <w:rPr>
                <w:b/>
                <w:bCs/>
                <w:color w:val="374151"/>
                <w:sz w:val="18"/>
                <w:szCs w:val="18"/>
              </w:rPr>
              <w:t>Particle: Density -- Sparse / Medium / Dense</w:t>
            </w:r>
          </w:p>
          <w:p w14:paraId="58846557" w14:textId="675B242D" w:rsidR="00030C3A" w:rsidRDefault="00FC4E48">
            <w:pPr>
              <w:spacing w:after="60"/>
            </w:pPr>
            <w:r>
              <w:rPr>
                <w:color w:val="000000" w:themeColor="text1"/>
                <w:sz w:val="17"/>
                <w:szCs w:val="17"/>
              </w:rPr>
              <w:t>Density = number of animated elements visible simultaneously. Sparse = 5-10 elements (airy, breathing room). Medium = 15-25 elements (balanced). Dense = 40+ elements (heavy -- snowstorm, full confetti burst).</w:t>
            </w:r>
          </w:p>
          <w:p w14:paraId="58846558" w14:textId="42E6EF67" w:rsidR="00030C3A" w:rsidRDefault="00FC4E48">
            <w:pPr>
              <w:spacing w:after="60"/>
            </w:pPr>
            <w:r>
              <w:rPr>
                <w:b/>
                <w:bCs/>
                <w:color w:val="374151"/>
                <w:sz w:val="18"/>
                <w:szCs w:val="18"/>
              </w:rPr>
              <w:t>Loop:</w:t>
            </w:r>
            <w:r>
              <w:t xml:space="preserve"> Count: 1-2 / 3-5 / Several + </w:t>
            </w:r>
            <w:r>
              <w:rPr>
                <w:b/>
                <w:bCs/>
                <w:color w:val="374151"/>
                <w:sz w:val="18"/>
                <w:szCs w:val="18"/>
              </w:rPr>
              <w:t xml:space="preserve"> Speed -- Slow / Medium / Fast</w:t>
            </w:r>
          </w:p>
          <w:p w14:paraId="58846559" w14:textId="77777777" w:rsidR="00030C3A" w:rsidRDefault="00FC4E48">
            <w:pPr>
              <w:spacing w:after="60"/>
            </w:pPr>
            <w:r>
              <w:rPr>
                <w:b/>
                <w:bCs/>
                <w:color w:val="374151"/>
                <w:sz w:val="18"/>
                <w:szCs w:val="18"/>
              </w:rPr>
              <w:t>Reveal: Timing -- Instant / Staggered / Sequential</w:t>
            </w:r>
          </w:p>
          <w:p w14:paraId="52E99797" w14:textId="77777777" w:rsidR="008E707D" w:rsidRPr="000434F5" w:rsidRDefault="00FC4E48">
            <w:pPr>
              <w:spacing w:after="60"/>
              <w:rPr>
                <w:color w:val="000000" w:themeColor="text1"/>
                <w:sz w:val="17"/>
                <w:szCs w:val="17"/>
              </w:rPr>
            </w:pPr>
            <w:r>
              <w:rPr>
                <w:color w:val="000000" w:themeColor="text1"/>
                <w:sz w:val="17"/>
                <w:szCs w:val="17"/>
              </w:rPr>
              <w:t>Staggered = elements appear in waves with a small delay between groups (feels organic)</w:t>
            </w:r>
          </w:p>
          <w:p w14:paraId="5884655A" w14:textId="4849D127" w:rsidR="00030C3A" w:rsidRDefault="00FC4E48">
            <w:pPr>
              <w:spacing w:after="60"/>
            </w:pPr>
            <w:r>
              <w:rPr>
                <w:color w:val="000000" w:themeColor="text1"/>
                <w:sz w:val="17"/>
                <w:szCs w:val="17"/>
              </w:rPr>
              <w:t>Sequential = each element appears one-by-one in a fixed order, e.g., left-to-right or largest-first (feels choreographed).</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5B" w14:textId="77777777" w:rsidR="00030C3A" w:rsidRDefault="00FC4E48">
            <w:r>
              <w:rPr>
                <w:color w:val="6B7280"/>
                <w:sz w:val="17"/>
                <w:szCs w:val="17"/>
              </w:rPr>
              <w:t>Elements placed in illustration zone defined by layout. Particles can span full canvas.</w:t>
            </w:r>
          </w:p>
        </w:tc>
      </w:tr>
      <w:tr w:rsidR="00030C3A" w14:paraId="5884656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5D" w14:textId="77777777" w:rsidR="00030C3A" w:rsidRDefault="00FC4E48">
            <w:pPr>
              <w:jc w:val="center"/>
            </w:pPr>
            <w:r>
              <w:rPr>
                <w:b/>
                <w:bCs/>
                <w:color w:val="1E3A5F"/>
                <w:sz w:val="22"/>
                <w:szCs w:val="22"/>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5E" w14:textId="77777777" w:rsidR="00030C3A" w:rsidRDefault="00FC4E48">
            <w:r>
              <w:rPr>
                <w:b/>
                <w:bCs/>
                <w:color w:val="1E3A5F"/>
                <w:sz w:val="19"/>
                <w:szCs w:val="19"/>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5F" w14:textId="77777777" w:rsidR="00030C3A" w:rsidRDefault="00FC4E48">
            <w:pPr>
              <w:spacing w:after="60"/>
            </w:pPr>
            <w:r>
              <w:rPr>
                <w:b/>
                <w:bCs/>
                <w:color w:val="374151"/>
                <w:sz w:val="18"/>
                <w:szCs w:val="18"/>
              </w:rPr>
              <w:t>Does the animation enhance or distract?</w:t>
            </w:r>
          </w:p>
          <w:p w14:paraId="58846560" w14:textId="77777777" w:rsidR="00030C3A" w:rsidRDefault="00FC4E48">
            <w:pPr>
              <w:spacing w:after="60"/>
            </w:pPr>
            <w:r>
              <w:rPr>
                <w:b/>
                <w:bCs/>
                <w:color w:val="374151"/>
                <w:sz w:val="18"/>
                <w:szCs w:val="18"/>
              </w:rPr>
              <w:t>Is text readable while animation plays?</w:t>
            </w:r>
          </w:p>
          <w:p w14:paraId="58846561" w14:textId="77777777" w:rsidR="00030C3A" w:rsidRDefault="00FC4E48">
            <w:pPr>
              <w:spacing w:after="60"/>
            </w:pPr>
            <w:r>
              <w:rPr>
                <w:b/>
                <w:bCs/>
                <w:color w:val="374151"/>
                <w:sz w:val="18"/>
                <w:szCs w:val="18"/>
              </w:rPr>
              <w:t>Does the motion fit the theme energy?</w:t>
            </w:r>
          </w:p>
          <w:p w14:paraId="58846562" w14:textId="77777777" w:rsidR="00030C3A" w:rsidRDefault="00FC4E48">
            <w:pPr>
              <w:spacing w:after="60"/>
            </w:pPr>
            <w:r>
              <w:rPr>
                <w:b/>
                <w:bCs/>
                <w:color w:val="374151"/>
                <w:sz w:val="18"/>
                <w:szCs w:val="18"/>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63" w14:textId="77777777" w:rsidR="00030C3A" w:rsidRDefault="00FC4E48">
            <w:r>
              <w:rPr>
                <w:color w:val="6B7280"/>
                <w:sz w:val="17"/>
                <w:szCs w:val="17"/>
              </w:rPr>
              <w:t>Qualitative pass. Revisit failing step.</w:t>
            </w:r>
          </w:p>
        </w:tc>
      </w:tr>
    </w:tbl>
    <w:p w14:paraId="58846565" w14:textId="77777777" w:rsidR="00030C3A" w:rsidRDefault="00030C3A">
      <w:pPr>
        <w:spacing w:after="160"/>
      </w:pPr>
    </w:p>
    <w:p w14:paraId="58846566"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569" w14:textId="77777777">
        <w:tc>
          <w:tcPr>
            <w:tcW w:w="9360" w:type="dxa"/>
            <w:tcBorders>
              <w:top w:val="single" w:sz="1" w:space="0" w:color="CCCCCC"/>
              <w:left w:val="single" w:sz="1" w:space="0" w:color="CCCCCC"/>
              <w:bottom w:val="single" w:sz="1" w:space="0" w:color="CCCCCC"/>
              <w:right w:val="single" w:sz="1" w:space="0" w:color="CCCCCC"/>
            </w:tcBorders>
            <w:shd w:val="clear" w:color="auto" w:fill="DC2626"/>
            <w:tcMar>
              <w:top w:w="200" w:type="dxa"/>
              <w:left w:w="280" w:type="dxa"/>
              <w:bottom w:w="200" w:type="dxa"/>
              <w:right w:w="280" w:type="dxa"/>
            </w:tcMar>
          </w:tcPr>
          <w:p w14:paraId="58846567" w14:textId="77777777" w:rsidR="00030C3A" w:rsidRDefault="00FC4E48">
            <w:pPr>
              <w:spacing w:after="60"/>
            </w:pPr>
            <w:r>
              <w:rPr>
                <w:b/>
                <w:bCs/>
                <w:color w:val="FFFFFF"/>
                <w:sz w:val="32"/>
                <w:szCs w:val="32"/>
              </w:rPr>
              <w:lastRenderedPageBreak/>
              <w:t>C2 -- Animated Text</w:t>
            </w:r>
          </w:p>
          <w:p w14:paraId="58846568" w14:textId="77777777" w:rsidR="00030C3A" w:rsidRDefault="00FC4E48">
            <w:r>
              <w:rPr>
                <w:color w:val="E2E8F0"/>
                <w:sz w:val="19"/>
                <w:szCs w:val="19"/>
              </w:rPr>
              <w:t>The text itself is the animated element. Background is minimal.</w:t>
            </w:r>
          </w:p>
        </w:tc>
      </w:tr>
    </w:tbl>
    <w:p w14:paraId="5884656A"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91"/>
        <w:gridCol w:w="4767"/>
        <w:gridCol w:w="2371"/>
      </w:tblGrid>
      <w:tr w:rsidR="00030C3A" w14:paraId="5884656F"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B" w14:textId="77777777" w:rsidR="00030C3A" w:rsidRDefault="00FC4E48">
            <w:pPr>
              <w:jc w:val="center"/>
            </w:pPr>
            <w:r>
              <w:rPr>
                <w:b/>
                <w:bCs/>
                <w:color w:val="FFFFFF"/>
                <w:sz w:val="18"/>
                <w:szCs w:val="18"/>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C" w14:textId="77777777" w:rsidR="00030C3A" w:rsidRDefault="00FC4E48">
            <w:pPr>
              <w:jc w:val="center"/>
            </w:pPr>
            <w:r>
              <w:rPr>
                <w:b/>
                <w:bCs/>
                <w:color w:val="FFFFFF"/>
                <w:sz w:val="18"/>
                <w:szCs w:val="18"/>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D" w14:textId="77777777" w:rsidR="00030C3A" w:rsidRDefault="00FC4E48">
            <w:pPr>
              <w:jc w:val="center"/>
            </w:pPr>
            <w:r>
              <w:rPr>
                <w:b/>
                <w:bCs/>
                <w:color w:val="FFFFFF"/>
                <w:sz w:val="18"/>
                <w:szCs w:val="18"/>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6E" w14:textId="77777777" w:rsidR="00030C3A" w:rsidRDefault="00FC4E48">
            <w:pPr>
              <w:jc w:val="center"/>
            </w:pPr>
            <w:r>
              <w:rPr>
                <w:b/>
                <w:bCs/>
                <w:color w:val="FFFFFF"/>
                <w:sz w:val="18"/>
                <w:szCs w:val="18"/>
              </w:rPr>
              <w:t>Notes / Eliminations</w:t>
            </w:r>
          </w:p>
        </w:tc>
      </w:tr>
      <w:tr w:rsidR="00030C3A" w14:paraId="58846579"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70" w14:textId="77777777" w:rsidR="00030C3A" w:rsidRDefault="00FC4E48">
            <w:pPr>
              <w:jc w:val="center"/>
            </w:pPr>
            <w:r>
              <w:rPr>
                <w:b/>
                <w:bCs/>
                <w:color w:val="1E3A5F"/>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71" w14:textId="77777777" w:rsidR="00030C3A" w:rsidRDefault="00FC4E48">
            <w:r>
              <w:rPr>
                <w:b/>
                <w:bCs/>
                <w:color w:val="1E3A5F"/>
                <w:sz w:val="19"/>
                <w:szCs w:val="19"/>
              </w:rPr>
              <w:t>Text Animation Style</w:t>
            </w:r>
          </w:p>
          <w:p w14:paraId="58846572" w14:textId="77777777" w:rsidR="00030C3A" w:rsidRDefault="00FC4E48">
            <w:r>
              <w:rPr>
                <w:color w:val="D97706"/>
                <w:sz w:val="15"/>
                <w:szCs w:val="15"/>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73" w14:textId="77777777" w:rsidR="00030C3A" w:rsidRDefault="00FC4E48">
            <w:pPr>
              <w:spacing w:after="60"/>
            </w:pPr>
            <w:r>
              <w:rPr>
                <w:b/>
                <w:bCs/>
                <w:color w:val="374151"/>
                <w:sz w:val="18"/>
                <w:szCs w:val="18"/>
              </w:rPr>
              <w:t>Typewriter</w:t>
            </w:r>
            <w:r>
              <w:rPr>
                <w:color w:val="6B7280"/>
                <w:sz w:val="17"/>
                <w:szCs w:val="17"/>
              </w:rPr>
              <w:t xml:space="preserve">  Characters typed one by one. Monospace font works best.</w:t>
            </w:r>
          </w:p>
          <w:p w14:paraId="58846574" w14:textId="77777777" w:rsidR="00030C3A" w:rsidRDefault="00FC4E48">
            <w:pPr>
              <w:spacing w:after="60"/>
            </w:pPr>
            <w:r>
              <w:rPr>
                <w:b/>
                <w:bCs/>
                <w:color w:val="374151"/>
                <w:sz w:val="18"/>
                <w:szCs w:val="18"/>
              </w:rPr>
              <w:t>Fade-In</w:t>
            </w:r>
            <w:r>
              <w:rPr>
                <w:color w:val="6B7280"/>
                <w:sz w:val="17"/>
                <w:szCs w:val="17"/>
              </w:rPr>
              <w:t xml:space="preserve">  Text fades in word by word or line by line. Universal.</w:t>
            </w:r>
          </w:p>
          <w:p w14:paraId="58846575" w14:textId="77777777" w:rsidR="00030C3A" w:rsidRDefault="00FC4E48">
            <w:pPr>
              <w:spacing w:after="60"/>
            </w:pPr>
            <w:r>
              <w:rPr>
                <w:b/>
                <w:bCs/>
                <w:color w:val="374151"/>
                <w:sz w:val="18"/>
                <w:szCs w:val="18"/>
              </w:rPr>
              <w:t>Slide</w:t>
            </w:r>
            <w:r>
              <w:rPr>
                <w:color w:val="6B7280"/>
                <w:sz w:val="17"/>
                <w:szCs w:val="17"/>
              </w:rPr>
              <w:t xml:space="preserve">  Text slides in from bottom, top, or side. Clean, modern.</w:t>
            </w:r>
          </w:p>
          <w:p w14:paraId="58846576" w14:textId="77777777" w:rsidR="00030C3A" w:rsidRDefault="00FC4E48">
            <w:pPr>
              <w:spacing w:after="60"/>
            </w:pPr>
            <w:r>
              <w:rPr>
                <w:b/>
                <w:bCs/>
                <w:color w:val="374151"/>
                <w:sz w:val="18"/>
                <w:szCs w:val="18"/>
              </w:rPr>
              <w:t>Bounce / Pop</w:t>
            </w:r>
            <w:r>
              <w:rPr>
                <w:color w:val="6B7280"/>
                <w:sz w:val="17"/>
                <w:szCs w:val="17"/>
              </w:rPr>
              <w:t xml:space="preserve">  Playful bounce on entry. Birthday, celebration.</w:t>
            </w:r>
          </w:p>
          <w:p w14:paraId="58846577" w14:textId="77777777" w:rsidR="00030C3A" w:rsidRDefault="00FC4E48">
            <w:pPr>
              <w:spacing w:after="60"/>
            </w:pPr>
            <w:r>
              <w:rPr>
                <w:b/>
                <w:bCs/>
                <w:color w:val="374151"/>
                <w:sz w:val="18"/>
                <w:szCs w:val="18"/>
              </w:rPr>
              <w:t>Glow / Shimmer</w:t>
            </w:r>
            <w:r>
              <w:rPr>
                <w:color w:val="6B7280"/>
                <w:sz w:val="17"/>
                <w:szCs w:val="17"/>
              </w:rPr>
              <w:t xml:space="preserve">  Text shimmers or pulses. Devotional, festive.</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78" w14:textId="77777777" w:rsidR="00030C3A" w:rsidRDefault="00FC4E48">
            <w:r>
              <w:rPr>
                <w:color w:val="6B7280"/>
                <w:sz w:val="17"/>
                <w:szCs w:val="17"/>
              </w:rPr>
              <w:t>Animation style informs font recommendation in Step 4.</w:t>
            </w:r>
          </w:p>
        </w:tc>
      </w:tr>
      <w:tr w:rsidR="00030C3A" w14:paraId="5884658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7A" w14:textId="77777777" w:rsidR="00030C3A" w:rsidRDefault="00FC4E48">
            <w:pPr>
              <w:jc w:val="center"/>
            </w:pPr>
            <w:r>
              <w:rPr>
                <w:b/>
                <w:bCs/>
                <w:color w:val="1E3A5F"/>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7B" w14:textId="77777777" w:rsidR="00030C3A" w:rsidRDefault="00FC4E48">
            <w:r>
              <w:rPr>
                <w:b/>
                <w:bCs/>
                <w:color w:val="1E3A5F"/>
                <w:sz w:val="19"/>
                <w:szCs w:val="19"/>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7C" w14:textId="77777777" w:rsidR="00030C3A" w:rsidRDefault="00FC4E48">
            <w:pPr>
              <w:spacing w:after="60"/>
            </w:pPr>
            <w:r>
              <w:rPr>
                <w:b/>
                <w:bCs/>
                <w:color w:val="374151"/>
                <w:sz w:val="18"/>
                <w:szCs w:val="18"/>
              </w:rPr>
              <w:t>L1 -- Text Top</w:t>
            </w:r>
            <w:r>
              <w:rPr>
                <w:color w:val="6B7280"/>
                <w:sz w:val="17"/>
                <w:szCs w:val="17"/>
              </w:rPr>
              <w:t xml:space="preserve">  Text fills Header + Upper rows. Text animates in upper zone.</w:t>
            </w:r>
          </w:p>
          <w:p w14:paraId="5884657D" w14:textId="77777777" w:rsidR="00030C3A" w:rsidRDefault="00FC4E48">
            <w:pPr>
              <w:spacing w:after="60"/>
            </w:pPr>
            <w:r>
              <w:rPr>
                <w:b/>
                <w:bCs/>
                <w:color w:val="374151"/>
                <w:sz w:val="18"/>
                <w:szCs w:val="18"/>
              </w:rPr>
              <w:t>L2 -- Overlay</w:t>
            </w:r>
            <w:r>
              <w:rPr>
                <w:color w:val="6B7280"/>
                <w:sz w:val="17"/>
                <w:szCs w:val="17"/>
              </w:rPr>
              <w:t xml:space="preserve">  Illustration fills canvas. Text animates over full background. Most dramatic.</w:t>
            </w:r>
          </w:p>
          <w:p w14:paraId="5884657E" w14:textId="77777777" w:rsidR="00030C3A" w:rsidRDefault="00FC4E48">
            <w:pPr>
              <w:spacing w:after="60"/>
            </w:pPr>
            <w:r>
              <w:rPr>
                <w:b/>
                <w:bCs/>
                <w:color w:val="374151"/>
                <w:sz w:val="18"/>
                <w:szCs w:val="18"/>
              </w:rPr>
              <w:t>L3 -- Text Left</w:t>
            </w:r>
            <w:r>
              <w:rPr>
                <w:color w:val="6B7280"/>
                <w:sz w:val="17"/>
                <w:szCs w:val="17"/>
              </w:rPr>
              <w:t xml:space="preserve">  Left column = text. Text animates in left zone.</w:t>
            </w:r>
          </w:p>
          <w:p w14:paraId="5884657F" w14:textId="77777777" w:rsidR="00030C3A" w:rsidRDefault="00FC4E48">
            <w:pPr>
              <w:spacing w:after="60"/>
            </w:pPr>
            <w:r>
              <w:rPr>
                <w:b/>
                <w:bCs/>
                <w:color w:val="374151"/>
                <w:sz w:val="18"/>
                <w:szCs w:val="18"/>
              </w:rPr>
              <w:t>L4 -- Text Right</w:t>
            </w:r>
            <w:r>
              <w:rPr>
                <w:color w:val="6B7280"/>
                <w:sz w:val="17"/>
                <w:szCs w:val="17"/>
              </w:rPr>
              <w:t xml:space="preserve">  Right column = text. Text animates in right zone.</w:t>
            </w:r>
          </w:p>
          <w:p w14:paraId="58846582" w14:textId="09ADFBB7" w:rsidR="00030C3A" w:rsidRDefault="00FC4E48">
            <w:pPr>
              <w:spacing w:after="60"/>
            </w:pPr>
            <w:r>
              <w:rPr>
                <w:b/>
                <w:bCs/>
                <w:color w:val="374151"/>
                <w:sz w:val="18"/>
                <w:szCs w:val="18"/>
              </w:rPr>
              <w:t>L5 -- Text Bottom</w:t>
            </w:r>
            <w:r>
              <w:rPr>
                <w:color w:val="6B7280"/>
                <w:sz w:val="17"/>
                <w:szCs w:val="17"/>
              </w:rPr>
              <w:t xml:space="preserve">  Text fills Lower + Footer rows. Text animates in lower zone.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83" w14:textId="77777777" w:rsidR="00030C3A" w:rsidRDefault="00FC4E48">
            <w:r>
              <w:rPr>
                <w:color w:val="6B7280"/>
                <w:sz w:val="17"/>
                <w:szCs w:val="17"/>
              </w:rPr>
              <w:t>Text-centric layouts work best. L2 recommended for maximum impact.</w:t>
            </w:r>
          </w:p>
        </w:tc>
      </w:tr>
      <w:tr w:rsidR="00030C3A" w14:paraId="5884658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85" w14:textId="77777777" w:rsidR="00030C3A" w:rsidRDefault="00FC4E48">
            <w:pPr>
              <w:jc w:val="center"/>
            </w:pPr>
            <w:r>
              <w:rPr>
                <w:b/>
                <w:bCs/>
                <w:color w:val="1E3A5F"/>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86" w14:textId="77777777" w:rsidR="00030C3A" w:rsidRDefault="00FC4E48">
            <w:r>
              <w:rPr>
                <w:b/>
                <w:bCs/>
                <w:color w:val="1E3A5F"/>
                <w:sz w:val="19"/>
                <w:szCs w:val="19"/>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87" w14:textId="77777777" w:rsidR="00030C3A" w:rsidRDefault="00FC4E48">
            <w:pPr>
              <w:spacing w:after="60"/>
            </w:pPr>
            <w:r>
              <w:rPr>
                <w:b/>
                <w:bCs/>
                <w:color w:val="374151"/>
                <w:sz w:val="18"/>
                <w:szCs w:val="18"/>
              </w:rPr>
              <w:t>Background Colour</w:t>
            </w:r>
            <w:r>
              <w:rPr>
                <w:color w:val="6B7280"/>
                <w:sz w:val="17"/>
                <w:szCs w:val="17"/>
              </w:rPr>
              <w:t xml:space="preserve">  Sets stage for text animation</w:t>
            </w:r>
          </w:p>
          <w:p w14:paraId="58846589" w14:textId="62290022" w:rsidR="008E707D" w:rsidRDefault="00FC4E48" w:rsidP="008E707D">
            <w:pPr>
              <w:spacing w:after="60"/>
            </w:pPr>
            <w:r>
              <w:rPr>
                <w:b/>
                <w:bCs/>
                <w:color w:val="374151"/>
                <w:sz w:val="18"/>
                <w:szCs w:val="18"/>
              </w:rPr>
              <w:t>Text Colour</w:t>
            </w:r>
            <w:r>
              <w:rPr>
                <w:color w:val="6B7280"/>
                <w:sz w:val="17"/>
                <w:szCs w:val="17"/>
              </w:rPr>
              <w:t xml:space="preserve">  Should pop clearly on BG</w:t>
            </w:r>
          </w:p>
          <w:p w14:paraId="5884658A" w14:textId="5A509F6D" w:rsidR="00030C3A" w:rsidRDefault="00030C3A">
            <w:pPr>
              <w:spacing w:after="60"/>
            </w:pP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8B" w14:textId="77777777" w:rsidR="00030C3A" w:rsidRDefault="00FC4E48">
            <w:r>
              <w:rPr>
                <w:color w:val="6B7280"/>
                <w:sz w:val="17"/>
                <w:szCs w:val="17"/>
              </w:rPr>
              <w:t>High contrast is critical -- text is the entire visual message.</w:t>
            </w:r>
          </w:p>
        </w:tc>
      </w:tr>
      <w:tr w:rsidR="00030C3A" w14:paraId="58846594"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8D" w14:textId="77777777" w:rsidR="00030C3A" w:rsidRDefault="00FC4E48">
            <w:pPr>
              <w:jc w:val="center"/>
            </w:pPr>
            <w:r>
              <w:rPr>
                <w:b/>
                <w:bCs/>
                <w:color w:val="1E3A5F"/>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8E" w14:textId="77777777" w:rsidR="00030C3A" w:rsidRDefault="00FC4E48">
            <w:r>
              <w:rPr>
                <w:b/>
                <w:bCs/>
                <w:color w:val="1E3A5F"/>
                <w:sz w:val="19"/>
                <w:szCs w:val="19"/>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8F" w14:textId="77777777" w:rsidR="00030C3A" w:rsidRDefault="00FC4E48">
            <w:pPr>
              <w:spacing w:after="60"/>
            </w:pPr>
            <w:r>
              <w:rPr>
                <w:b/>
                <w:bCs/>
                <w:color w:val="374151"/>
                <w:sz w:val="18"/>
                <w:szCs w:val="18"/>
              </w:rPr>
              <w:t>Monospace</w:t>
            </w:r>
            <w:r>
              <w:rPr>
                <w:color w:val="6B7280"/>
                <w:sz w:val="17"/>
                <w:szCs w:val="17"/>
              </w:rPr>
              <w:t xml:space="preserve">  Required for Typewriter style</w:t>
            </w:r>
          </w:p>
          <w:p w14:paraId="58846590" w14:textId="77777777" w:rsidR="00030C3A" w:rsidRDefault="00FC4E48">
            <w:pPr>
              <w:spacing w:after="60"/>
            </w:pPr>
            <w:r>
              <w:rPr>
                <w:b/>
                <w:bCs/>
                <w:color w:val="374151"/>
                <w:sz w:val="18"/>
                <w:szCs w:val="18"/>
              </w:rPr>
              <w:t>Sans-Serif Medium/Bold</w:t>
            </w:r>
            <w:r>
              <w:rPr>
                <w:color w:val="6B7280"/>
                <w:sz w:val="17"/>
                <w:szCs w:val="17"/>
              </w:rPr>
              <w:t xml:space="preserve">  Best for Fade, Slide, Bounce</w:t>
            </w:r>
          </w:p>
          <w:p w14:paraId="58846591" w14:textId="77777777" w:rsidR="00030C3A" w:rsidRDefault="00FC4E48">
            <w:pPr>
              <w:spacing w:after="60"/>
            </w:pPr>
            <w:r>
              <w:rPr>
                <w:b/>
                <w:bCs/>
                <w:color w:val="374151"/>
                <w:sz w:val="18"/>
                <w:szCs w:val="18"/>
              </w:rPr>
              <w:t>Script / Calligraphic</w:t>
            </w:r>
            <w:r>
              <w:rPr>
                <w:color w:val="6B7280"/>
                <w:sz w:val="17"/>
                <w:szCs w:val="17"/>
              </w:rPr>
              <w:t xml:space="preserve">  Best for Glow/Shimmer style</w:t>
            </w:r>
          </w:p>
          <w:p w14:paraId="58846592" w14:textId="77777777" w:rsidR="00030C3A" w:rsidRDefault="00FC4E48">
            <w:pPr>
              <w:spacing w:after="60"/>
            </w:pPr>
            <w:r>
              <w:rPr>
                <w:b/>
                <w:bCs/>
                <w:color w:val="374151"/>
                <w:sz w:val="18"/>
                <w:szCs w:val="18"/>
              </w:rPr>
              <w:t>Display / Decorative</w:t>
            </w:r>
            <w:r>
              <w:rPr>
                <w:color w:val="6B7280"/>
                <w:sz w:val="17"/>
                <w:szCs w:val="17"/>
              </w:rPr>
              <w:t xml:space="preserve">  High-impact for Bounce/Pop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93" w14:textId="77777777" w:rsidR="00030C3A" w:rsidRDefault="00FC4E48">
            <w:r>
              <w:rPr>
                <w:color w:val="6B7280"/>
                <w:sz w:val="17"/>
                <w:szCs w:val="17"/>
              </w:rPr>
              <w:t>Font must match animation style. Mismatched combos (e.g. script + typewriter) feel wrong.</w:t>
            </w:r>
          </w:p>
        </w:tc>
      </w:tr>
      <w:tr w:rsidR="00030C3A" w14:paraId="5884659B"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95" w14:textId="77777777" w:rsidR="00030C3A" w:rsidRDefault="00FC4E48">
            <w:pPr>
              <w:jc w:val="center"/>
            </w:pPr>
            <w:r>
              <w:rPr>
                <w:b/>
                <w:bCs/>
                <w:color w:val="1E3A5F"/>
                <w:sz w:val="22"/>
                <w:szCs w:val="22"/>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96" w14:textId="77777777" w:rsidR="00030C3A" w:rsidRDefault="00FC4E48">
            <w:r>
              <w:rPr>
                <w:b/>
                <w:bCs/>
                <w:color w:val="1E3A5F"/>
                <w:sz w:val="19"/>
                <w:szCs w:val="19"/>
              </w:rPr>
              <w:t>Background Element</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97" w14:textId="77777777" w:rsidR="00030C3A" w:rsidRDefault="00FC4E48">
            <w:pPr>
              <w:spacing w:after="60"/>
            </w:pPr>
            <w:r>
              <w:rPr>
                <w:b/>
                <w:bCs/>
                <w:color w:val="374151"/>
                <w:sz w:val="18"/>
                <w:szCs w:val="18"/>
              </w:rPr>
              <w:t>Solid colour</w:t>
            </w:r>
            <w:r>
              <w:rPr>
                <w:color w:val="6B7280"/>
                <w:sz w:val="17"/>
                <w:szCs w:val="17"/>
              </w:rPr>
              <w:t xml:space="preserve">  Cleanest -- text is the entire story</w:t>
            </w:r>
          </w:p>
          <w:p w14:paraId="58846598" w14:textId="77777777" w:rsidR="00030C3A" w:rsidRDefault="00FC4E48">
            <w:pPr>
              <w:spacing w:after="60"/>
            </w:pPr>
            <w:r>
              <w:rPr>
                <w:b/>
                <w:bCs/>
                <w:color w:val="374151"/>
                <w:sz w:val="18"/>
                <w:szCs w:val="18"/>
              </w:rPr>
              <w:t>Subtle pattern / texture</w:t>
            </w:r>
            <w:r>
              <w:rPr>
                <w:color w:val="6B7280"/>
                <w:sz w:val="17"/>
                <w:szCs w:val="17"/>
              </w:rPr>
              <w:t xml:space="preserve">  Low-opacity. Must not compete with text animation.</w:t>
            </w:r>
          </w:p>
          <w:p w14:paraId="58846599" w14:textId="77777777" w:rsidR="00030C3A" w:rsidRDefault="00FC4E48">
            <w:pPr>
              <w:spacing w:after="60"/>
            </w:pPr>
            <w:r>
              <w:rPr>
                <w:b/>
                <w:bCs/>
                <w:color w:val="374151"/>
                <w:sz w:val="18"/>
                <w:szCs w:val="18"/>
              </w:rPr>
              <w:t>Static illustration</w:t>
            </w:r>
            <w:r>
              <w:rPr>
                <w:color w:val="6B7280"/>
                <w:sz w:val="17"/>
                <w:szCs w:val="17"/>
              </w:rPr>
              <w:t xml:space="preserve">  In illustration zone only -- text zone stays clear</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9A" w14:textId="77777777" w:rsidR="00030C3A" w:rsidRDefault="00FC4E48">
            <w:r>
              <w:rPr>
                <w:color w:val="6B7280"/>
                <w:sz w:val="17"/>
                <w:szCs w:val="17"/>
              </w:rPr>
              <w:t>Background is intentionally minimal in C2 -- text is the star.</w:t>
            </w:r>
          </w:p>
        </w:tc>
      </w:tr>
      <w:tr w:rsidR="00030C3A" w14:paraId="588465A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9C" w14:textId="77777777" w:rsidR="00030C3A" w:rsidRDefault="00FC4E48">
            <w:pPr>
              <w:jc w:val="center"/>
            </w:pPr>
            <w:r>
              <w:rPr>
                <w:b/>
                <w:bCs/>
                <w:color w:val="1E3A5F"/>
                <w:sz w:val="22"/>
                <w:szCs w:val="22"/>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9D" w14:textId="77777777" w:rsidR="00030C3A" w:rsidRDefault="00FC4E48">
            <w:r>
              <w:rPr>
                <w:b/>
                <w:bCs/>
                <w:color w:val="1E3A5F"/>
                <w:sz w:val="19"/>
                <w:szCs w:val="19"/>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9E" w14:textId="77777777" w:rsidR="00030C3A" w:rsidRDefault="00FC4E48">
            <w:pPr>
              <w:spacing w:after="60"/>
            </w:pPr>
            <w:r>
              <w:rPr>
                <w:b/>
                <w:bCs/>
                <w:color w:val="374151"/>
                <w:sz w:val="18"/>
                <w:szCs w:val="18"/>
              </w:rPr>
              <w:t>Does the animation feel smooth and intentional?</w:t>
            </w:r>
          </w:p>
          <w:p w14:paraId="5884659F" w14:textId="77777777" w:rsidR="00030C3A" w:rsidRDefault="00FC4E48">
            <w:pPr>
              <w:spacing w:after="60"/>
            </w:pPr>
            <w:r>
              <w:rPr>
                <w:b/>
                <w:bCs/>
                <w:color w:val="374151"/>
                <w:sz w:val="18"/>
                <w:szCs w:val="18"/>
              </w:rPr>
              <w:t>Is the text the undisputed focal point?</w:t>
            </w:r>
          </w:p>
          <w:p w14:paraId="588465A0" w14:textId="77777777" w:rsidR="00030C3A" w:rsidRDefault="00FC4E48">
            <w:pPr>
              <w:spacing w:after="60"/>
            </w:pPr>
            <w:r>
              <w:rPr>
                <w:b/>
                <w:bCs/>
                <w:color w:val="374151"/>
                <w:sz w:val="18"/>
                <w:szCs w:val="18"/>
              </w:rPr>
              <w:t>Does animation speed feel right for the message sentiment?</w:t>
            </w:r>
          </w:p>
          <w:p w14:paraId="588465A1" w14:textId="77777777" w:rsidR="00030C3A" w:rsidRDefault="00FC4E48">
            <w:pPr>
              <w:spacing w:after="60"/>
            </w:pPr>
            <w:r>
              <w:rPr>
                <w:b/>
                <w:bCs/>
                <w:color w:val="374151"/>
                <w:sz w:val="18"/>
                <w:szCs w:val="18"/>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A2" w14:textId="77777777" w:rsidR="00030C3A" w:rsidRDefault="00FC4E48">
            <w:r>
              <w:rPr>
                <w:color w:val="6B7280"/>
                <w:sz w:val="17"/>
                <w:szCs w:val="17"/>
              </w:rPr>
              <w:t>Qualitative pass. Revisit failing step.</w:t>
            </w:r>
          </w:p>
        </w:tc>
      </w:tr>
    </w:tbl>
    <w:p w14:paraId="588465A4" w14:textId="77777777" w:rsidR="00030C3A" w:rsidRDefault="00030C3A">
      <w:pPr>
        <w:spacing w:after="160"/>
      </w:pPr>
    </w:p>
    <w:p w14:paraId="588465A5"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5A8" w14:textId="77777777">
        <w:tc>
          <w:tcPr>
            <w:tcW w:w="9360" w:type="dxa"/>
            <w:tcBorders>
              <w:top w:val="single" w:sz="1" w:space="0" w:color="CCCCCC"/>
              <w:left w:val="single" w:sz="1" w:space="0" w:color="CCCCCC"/>
              <w:bottom w:val="single" w:sz="1" w:space="0" w:color="CCCCCC"/>
              <w:right w:val="single" w:sz="1" w:space="0" w:color="CCCCCC"/>
            </w:tcBorders>
            <w:shd w:val="clear" w:color="auto" w:fill="0F766E"/>
            <w:tcMar>
              <w:top w:w="200" w:type="dxa"/>
              <w:left w:w="280" w:type="dxa"/>
              <w:bottom w:w="200" w:type="dxa"/>
              <w:right w:w="280" w:type="dxa"/>
            </w:tcMar>
          </w:tcPr>
          <w:p w14:paraId="588465A6" w14:textId="77777777" w:rsidR="00030C3A" w:rsidRDefault="00FC4E48">
            <w:pPr>
              <w:spacing w:after="60"/>
            </w:pPr>
            <w:r>
              <w:rPr>
                <w:b/>
                <w:bCs/>
                <w:color w:val="FFFFFF"/>
                <w:sz w:val="32"/>
                <w:szCs w:val="32"/>
              </w:rPr>
              <w:lastRenderedPageBreak/>
              <w:t>D1 -- Video Background</w:t>
            </w:r>
          </w:p>
          <w:p w14:paraId="588465A7" w14:textId="77777777" w:rsidR="00030C3A" w:rsidRDefault="00FC4E48">
            <w:r>
              <w:rPr>
                <w:color w:val="E2E8F0"/>
                <w:sz w:val="19"/>
                <w:szCs w:val="19"/>
              </w:rPr>
              <w:t>A looping video clip forms the background. Text readability across all frames is key.</w:t>
            </w:r>
          </w:p>
        </w:tc>
      </w:tr>
    </w:tbl>
    <w:p w14:paraId="588465A9"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83"/>
        <w:gridCol w:w="4778"/>
        <w:gridCol w:w="2368"/>
      </w:tblGrid>
      <w:tr w:rsidR="00030C3A" w14:paraId="588465AE"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A" w14:textId="77777777" w:rsidR="00030C3A" w:rsidRDefault="00FC4E48">
            <w:pPr>
              <w:jc w:val="center"/>
            </w:pPr>
            <w:r>
              <w:rPr>
                <w:b/>
                <w:bCs/>
                <w:color w:val="FFFFFF"/>
                <w:sz w:val="18"/>
                <w:szCs w:val="18"/>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B" w14:textId="77777777" w:rsidR="00030C3A" w:rsidRDefault="00FC4E48">
            <w:pPr>
              <w:jc w:val="center"/>
            </w:pPr>
            <w:r>
              <w:rPr>
                <w:b/>
                <w:bCs/>
                <w:color w:val="FFFFFF"/>
                <w:sz w:val="18"/>
                <w:szCs w:val="18"/>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C" w14:textId="77777777" w:rsidR="00030C3A" w:rsidRDefault="00FC4E48">
            <w:pPr>
              <w:jc w:val="center"/>
            </w:pPr>
            <w:r>
              <w:rPr>
                <w:b/>
                <w:bCs/>
                <w:color w:val="FFFFFF"/>
                <w:sz w:val="18"/>
                <w:szCs w:val="18"/>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AD" w14:textId="77777777" w:rsidR="00030C3A" w:rsidRDefault="00FC4E48">
            <w:pPr>
              <w:jc w:val="center"/>
            </w:pPr>
            <w:r>
              <w:rPr>
                <w:b/>
                <w:bCs/>
                <w:color w:val="FFFFFF"/>
                <w:sz w:val="18"/>
                <w:szCs w:val="18"/>
              </w:rPr>
              <w:t>Notes / Eliminations</w:t>
            </w:r>
          </w:p>
        </w:tc>
      </w:tr>
      <w:tr w:rsidR="00030C3A" w14:paraId="588465B8"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AF" w14:textId="77777777" w:rsidR="00030C3A" w:rsidRDefault="00FC4E48">
            <w:pPr>
              <w:jc w:val="center"/>
            </w:pPr>
            <w:r>
              <w:rPr>
                <w:b/>
                <w:bCs/>
                <w:color w:val="1E3A5F"/>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B0" w14:textId="77777777" w:rsidR="00030C3A" w:rsidRDefault="00FC4E48">
            <w:r>
              <w:rPr>
                <w:b/>
                <w:bCs/>
                <w:color w:val="1E3A5F"/>
                <w:sz w:val="19"/>
                <w:szCs w:val="19"/>
              </w:rPr>
              <w:t>Video Category</w:t>
            </w:r>
          </w:p>
          <w:p w14:paraId="588465B1" w14:textId="77777777" w:rsidR="00030C3A" w:rsidRDefault="00FC4E48">
            <w:r>
              <w:rPr>
                <w:color w:val="D97706"/>
                <w:sz w:val="15"/>
                <w:szCs w:val="15"/>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B2" w14:textId="77777777" w:rsidR="00030C3A" w:rsidRDefault="00FC4E48">
            <w:pPr>
              <w:spacing w:after="60"/>
            </w:pPr>
            <w:r>
              <w:rPr>
                <w:b/>
                <w:bCs/>
                <w:color w:val="374151"/>
                <w:sz w:val="18"/>
                <w:szCs w:val="18"/>
              </w:rPr>
              <w:t>Calm &amp; Natural</w:t>
            </w:r>
            <w:r>
              <w:rPr>
                <w:color w:val="6B7280"/>
                <w:sz w:val="17"/>
                <w:szCs w:val="17"/>
              </w:rPr>
              <w:t xml:space="preserve">  River flow, forest breeze, sunrise/sunset, clouds, sky timelapse</w:t>
            </w:r>
          </w:p>
          <w:p w14:paraId="588465B3" w14:textId="77777777" w:rsidR="00030C3A" w:rsidRDefault="00FC4E48">
            <w:pPr>
              <w:spacing w:after="60"/>
            </w:pPr>
            <w:r>
              <w:rPr>
                <w:b/>
                <w:bCs/>
                <w:color w:val="374151"/>
                <w:sz w:val="18"/>
                <w:szCs w:val="18"/>
              </w:rPr>
              <w:t>Sacred &amp; Devotional</w:t>
            </w:r>
            <w:r>
              <w:rPr>
                <w:color w:val="6B7280"/>
                <w:sz w:val="17"/>
                <w:szCs w:val="17"/>
              </w:rPr>
              <w:t xml:space="preserve">  Temple lamp, incense smoke, flower offerings, river ghats, bells</w:t>
            </w:r>
          </w:p>
          <w:p w14:paraId="588465B4" w14:textId="77777777" w:rsidR="00030C3A" w:rsidRDefault="00FC4E48">
            <w:pPr>
              <w:spacing w:after="60"/>
            </w:pPr>
            <w:r>
              <w:rPr>
                <w:b/>
                <w:bCs/>
                <w:color w:val="374151"/>
                <w:sz w:val="18"/>
                <w:szCs w:val="18"/>
              </w:rPr>
              <w:t>Celebratory</w:t>
            </w:r>
            <w:r>
              <w:rPr>
                <w:color w:val="6B7280"/>
                <w:sz w:val="17"/>
                <w:szCs w:val="17"/>
              </w:rPr>
              <w:t xml:space="preserve">  Confetti, fireworks, sparklers, balloon release</w:t>
            </w:r>
          </w:p>
          <w:p w14:paraId="588465B6" w14:textId="7AD7492F" w:rsidR="00030C3A" w:rsidRDefault="00FC4E48">
            <w:pPr>
              <w:spacing w:after="60"/>
            </w:pPr>
            <w:r>
              <w:rPr>
                <w:b/>
                <w:bCs/>
                <w:color w:val="374151"/>
                <w:sz w:val="18"/>
                <w:szCs w:val="18"/>
              </w:rPr>
              <w:t>Abstract Motion</w:t>
            </w:r>
            <w:r>
              <w:rPr>
                <w:color w:val="6B7280"/>
                <w:sz w:val="17"/>
                <w:szCs w:val="17"/>
              </w:rPr>
              <w:t xml:space="preserve">  Bokeh, light rays, colour gradient morphs, particle fields</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B7" w14:textId="77777777" w:rsidR="00030C3A" w:rsidRDefault="00FC4E48">
            <w:r>
              <w:rPr>
                <w:color w:val="6B7280"/>
                <w:sz w:val="17"/>
                <w:szCs w:val="17"/>
              </w:rPr>
              <w:t>Video choice must match the content theme. Mismatched video undermines the message.</w:t>
            </w:r>
          </w:p>
        </w:tc>
      </w:tr>
      <w:tr w:rsidR="00030C3A" w14:paraId="588465BF"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B9" w14:textId="77777777" w:rsidR="00030C3A" w:rsidRDefault="00FC4E48">
            <w:pPr>
              <w:jc w:val="center"/>
            </w:pPr>
            <w:r>
              <w:rPr>
                <w:b/>
                <w:bCs/>
                <w:color w:val="1E3A5F"/>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BA" w14:textId="77777777" w:rsidR="00030C3A" w:rsidRDefault="00FC4E48">
            <w:r>
              <w:rPr>
                <w:b/>
                <w:bCs/>
                <w:color w:val="1E3A5F"/>
                <w:sz w:val="19"/>
                <w:szCs w:val="19"/>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BB" w14:textId="77777777" w:rsidR="00030C3A" w:rsidRDefault="00FC4E48">
            <w:pPr>
              <w:spacing w:after="60"/>
            </w:pPr>
            <w:r>
              <w:rPr>
                <w:b/>
                <w:bCs/>
                <w:color w:val="374151"/>
                <w:sz w:val="18"/>
                <w:szCs w:val="18"/>
              </w:rPr>
              <w:t>L2 -- Overlay (primary)</w:t>
            </w:r>
            <w:r>
              <w:rPr>
                <w:color w:val="6B7280"/>
                <w:sz w:val="17"/>
                <w:szCs w:val="17"/>
              </w:rPr>
              <w:t xml:space="preserve">  Video fills canvas, text in Centre. Most common.</w:t>
            </w:r>
          </w:p>
          <w:p w14:paraId="588465BC" w14:textId="77777777" w:rsidR="00030C3A" w:rsidRDefault="00FC4E48">
            <w:pPr>
              <w:spacing w:after="60"/>
            </w:pPr>
            <w:r>
              <w:rPr>
                <w:b/>
                <w:bCs/>
                <w:color w:val="374151"/>
                <w:sz w:val="18"/>
                <w:szCs w:val="18"/>
              </w:rPr>
              <w:t>L1 -- Text Top</w:t>
            </w:r>
            <w:r>
              <w:rPr>
                <w:color w:val="6B7280"/>
                <w:sz w:val="17"/>
                <w:szCs w:val="17"/>
              </w:rPr>
              <w:t xml:space="preserve">  Use with O2-style treatment (dark top, video visible bottom)</w:t>
            </w:r>
          </w:p>
          <w:p w14:paraId="588465BD" w14:textId="77777777" w:rsidR="00030C3A" w:rsidRDefault="00FC4E48">
            <w:pPr>
              <w:spacing w:after="60"/>
            </w:pPr>
            <w:r>
              <w:rPr>
                <w:b/>
                <w:bCs/>
                <w:color w:val="374151"/>
                <w:sz w:val="18"/>
                <w:szCs w:val="18"/>
              </w:rPr>
              <w:t>L5 -- Text Bottom</w:t>
            </w:r>
            <w:r>
              <w:rPr>
                <w:color w:val="6B7280"/>
                <w:sz w:val="17"/>
                <w:szCs w:val="17"/>
              </w:rPr>
              <w:t xml:space="preserve">  Use with O3-style treatment (dark bottom, video visible top)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BE" w14:textId="77777777" w:rsidR="00030C3A" w:rsidRDefault="00FC4E48">
            <w:r>
              <w:rPr>
                <w:color w:val="6B7280"/>
                <w:sz w:val="17"/>
                <w:szCs w:val="17"/>
              </w:rPr>
              <w:t>D1 strongly favours L2. L1/L5 require gradient overlay for text readability over motion.</w:t>
            </w:r>
          </w:p>
        </w:tc>
      </w:tr>
      <w:tr w:rsidR="00030C3A" w14:paraId="588465C6"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C0" w14:textId="77777777" w:rsidR="00030C3A" w:rsidRDefault="00FC4E48">
            <w:pPr>
              <w:jc w:val="center"/>
            </w:pPr>
            <w:r>
              <w:rPr>
                <w:b/>
                <w:bCs/>
                <w:color w:val="1E3A5F"/>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C1" w14:textId="77777777" w:rsidR="00030C3A" w:rsidRDefault="00FC4E48">
            <w:r>
              <w:rPr>
                <w:b/>
                <w:bCs/>
                <w:color w:val="1E3A5F"/>
                <w:sz w:val="19"/>
                <w:szCs w:val="19"/>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C2" w14:textId="77777777" w:rsidR="00030C3A" w:rsidRDefault="00FC4E48">
            <w:pPr>
              <w:spacing w:after="60"/>
            </w:pPr>
            <w:r>
              <w:rPr>
                <w:b/>
                <w:bCs/>
                <w:color w:val="374151"/>
                <w:sz w:val="18"/>
                <w:szCs w:val="18"/>
              </w:rPr>
              <w:t>Text Colour only</w:t>
            </w:r>
            <w:r>
              <w:rPr>
                <w:color w:val="6B7280"/>
                <w:sz w:val="17"/>
                <w:szCs w:val="17"/>
              </w:rPr>
              <w:t xml:space="preserve">  Background IS the video</w:t>
            </w:r>
          </w:p>
          <w:p w14:paraId="588465C3" w14:textId="77777777" w:rsidR="00030C3A" w:rsidRDefault="00FC4E48">
            <w:pPr>
              <w:spacing w:after="60"/>
            </w:pPr>
            <w:r>
              <w:rPr>
                <w:b/>
                <w:bCs/>
                <w:color w:val="374151"/>
                <w:sz w:val="18"/>
                <w:szCs w:val="18"/>
              </w:rPr>
              <w:t>Overlay opacity level</w:t>
            </w:r>
            <w:r>
              <w:rPr>
                <w:color w:val="6B7280"/>
                <w:sz w:val="17"/>
                <w:szCs w:val="17"/>
              </w:rPr>
              <w:t xml:space="preserve">  Light (20-30%) / Medium (40-50%) / Heavy (60-70%)</w:t>
            </w:r>
          </w:p>
          <w:p w14:paraId="588465C4" w14:textId="77777777" w:rsidR="00030C3A" w:rsidRDefault="00FC4E48">
            <w:pPr>
              <w:spacing w:after="60"/>
            </w:pPr>
            <w:r>
              <w:rPr>
                <w:b/>
                <w:bCs/>
                <w:color w:val="374151"/>
                <w:sz w:val="18"/>
                <w:szCs w:val="18"/>
              </w:rPr>
              <w:t>Overlay tint</w:t>
            </w:r>
            <w:r>
              <w:rPr>
                <w:color w:val="6B7280"/>
                <w:sz w:val="17"/>
                <w:szCs w:val="17"/>
              </w:rPr>
              <w:t xml:space="preserve">  Neutral black / Warm sepia / Cool blue</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C5" w14:textId="77777777" w:rsidR="00030C3A" w:rsidRDefault="00FC4E48">
            <w:r>
              <w:rPr>
                <w:color w:val="6B7280"/>
                <w:sz w:val="17"/>
                <w:szCs w:val="17"/>
              </w:rPr>
              <w:t>More motion = heavier overlay needed for text readability.</w:t>
            </w:r>
          </w:p>
        </w:tc>
      </w:tr>
      <w:tr w:rsidR="00030C3A" w14:paraId="588465CE"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C7" w14:textId="77777777" w:rsidR="00030C3A" w:rsidRDefault="00FC4E48">
            <w:pPr>
              <w:jc w:val="center"/>
            </w:pPr>
            <w:r>
              <w:rPr>
                <w:b/>
                <w:bCs/>
                <w:color w:val="1E3A5F"/>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C8" w14:textId="77777777" w:rsidR="00030C3A" w:rsidRDefault="00FC4E48">
            <w:r>
              <w:rPr>
                <w:b/>
                <w:bCs/>
                <w:color w:val="1E3A5F"/>
                <w:sz w:val="19"/>
                <w:szCs w:val="19"/>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C9" w14:textId="77777777" w:rsidR="00030C3A" w:rsidRDefault="00FC4E48">
            <w:pPr>
              <w:spacing w:after="60"/>
            </w:pPr>
            <w:r>
              <w:rPr>
                <w:b/>
                <w:bCs/>
                <w:color w:val="374151"/>
                <w:sz w:val="18"/>
                <w:szCs w:val="18"/>
              </w:rPr>
              <w:t>Bold / Black weight required</w:t>
            </w:r>
            <w:r>
              <w:rPr>
                <w:color w:val="6B7280"/>
                <w:sz w:val="17"/>
                <w:szCs w:val="17"/>
              </w:rPr>
              <w:t xml:space="preserve">  Motion BG demands heavy strokes</w:t>
            </w:r>
          </w:p>
          <w:p w14:paraId="588465CA" w14:textId="77777777" w:rsidR="00030C3A" w:rsidRDefault="00FC4E48">
            <w:pPr>
              <w:spacing w:after="60"/>
            </w:pPr>
            <w:r>
              <w:rPr>
                <w:b/>
                <w:bCs/>
                <w:color w:val="374151"/>
                <w:sz w:val="18"/>
                <w:szCs w:val="18"/>
              </w:rPr>
              <w:t>Sans-Serif Bold</w:t>
            </w:r>
          </w:p>
          <w:p w14:paraId="588465CB" w14:textId="77777777" w:rsidR="00030C3A" w:rsidRDefault="00FC4E48">
            <w:pPr>
              <w:spacing w:after="60"/>
            </w:pPr>
            <w:r>
              <w:rPr>
                <w:b/>
                <w:bCs/>
                <w:color w:val="374151"/>
                <w:sz w:val="18"/>
                <w:szCs w:val="18"/>
              </w:rPr>
              <w:t>Display / Slab Serif</w:t>
            </w:r>
          </w:p>
          <w:p w14:paraId="588465CC" w14:textId="77777777" w:rsidR="00030C3A" w:rsidRDefault="00FC4E48">
            <w:pPr>
              <w:spacing w:after="60"/>
            </w:pPr>
            <w:r>
              <w:rPr>
                <w:b/>
                <w:bCs/>
                <w:color w:val="374151"/>
                <w:sz w:val="18"/>
                <w:szCs w:val="18"/>
              </w:rPr>
              <w:t>Avoid Script/Thin</w:t>
            </w:r>
            <w:r>
              <w:rPr>
                <w:color w:val="6B7280"/>
                <w:sz w:val="17"/>
                <w:szCs w:val="17"/>
              </w:rPr>
              <w:t xml:space="preserve">  Disappear over motion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CD" w14:textId="77777777" w:rsidR="00030C3A" w:rsidRDefault="00FC4E48">
            <w:r>
              <w:rPr>
                <w:color w:val="6B7280"/>
                <w:sz w:val="17"/>
                <w:szCs w:val="17"/>
              </w:rPr>
              <w:t>Font readability is non-negotiable over video.</w:t>
            </w:r>
          </w:p>
        </w:tc>
      </w:tr>
      <w:tr w:rsidR="00030C3A" w14:paraId="588465D4"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CF" w14:textId="77777777" w:rsidR="00030C3A" w:rsidRDefault="00FC4E48">
            <w:pPr>
              <w:jc w:val="center"/>
            </w:pPr>
            <w:r>
              <w:rPr>
                <w:b/>
                <w:bCs/>
                <w:color w:val="1E3A5F"/>
                <w:sz w:val="22"/>
                <w:szCs w:val="22"/>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D0" w14:textId="77777777" w:rsidR="00030C3A" w:rsidRDefault="00FC4E48">
            <w:r>
              <w:rPr>
                <w:b/>
                <w:bCs/>
                <w:color w:val="1E3A5F"/>
                <w:sz w:val="19"/>
                <w:szCs w:val="19"/>
              </w:rPr>
              <w:t>Video Source</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D1" w14:textId="77777777" w:rsidR="00030C3A" w:rsidRDefault="00FC4E48">
            <w:pPr>
              <w:spacing w:after="60"/>
            </w:pPr>
            <w:r>
              <w:rPr>
                <w:b/>
                <w:bCs/>
                <w:color w:val="374151"/>
                <w:sz w:val="18"/>
                <w:szCs w:val="18"/>
              </w:rPr>
              <w:t>Curated stock loop library</w:t>
            </w:r>
            <w:r>
              <w:rPr>
                <w:color w:val="6B7280"/>
                <w:sz w:val="17"/>
                <w:szCs w:val="17"/>
              </w:rPr>
              <w:t xml:space="preserve">  Category-filtered, safe for text placement</w:t>
            </w:r>
          </w:p>
          <w:p w14:paraId="588465D2" w14:textId="77777777" w:rsidR="00030C3A" w:rsidRDefault="00FC4E48">
            <w:pPr>
              <w:spacing w:after="60"/>
            </w:pPr>
            <w:r>
              <w:rPr>
                <w:b/>
                <w:bCs/>
                <w:color w:val="374151"/>
                <w:sz w:val="18"/>
                <w:szCs w:val="18"/>
              </w:rPr>
              <w:t>User upload</w:t>
            </w:r>
            <w:r>
              <w:rPr>
                <w:color w:val="6B7280"/>
                <w:sz w:val="17"/>
                <w:szCs w:val="17"/>
              </w:rPr>
              <w:t xml:space="preserve">  Creator brings their own video clip</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D3" w14:textId="77777777" w:rsidR="00030C3A" w:rsidRDefault="00FC4E48">
            <w:r>
              <w:rPr>
                <w:color w:val="6B7280"/>
                <w:sz w:val="17"/>
                <w:szCs w:val="17"/>
              </w:rPr>
              <w:t>Stock loops should be tested for text zone safety before inclusion in library.</w:t>
            </w:r>
          </w:p>
        </w:tc>
      </w:tr>
      <w:tr w:rsidR="00030C3A" w14:paraId="588465DC"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D5" w14:textId="77777777" w:rsidR="00030C3A" w:rsidRDefault="00FC4E48">
            <w:pPr>
              <w:jc w:val="center"/>
            </w:pPr>
            <w:r>
              <w:rPr>
                <w:b/>
                <w:bCs/>
                <w:color w:val="1E3A5F"/>
                <w:sz w:val="22"/>
                <w:szCs w:val="22"/>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D6" w14:textId="77777777" w:rsidR="00030C3A" w:rsidRDefault="00FC4E48">
            <w:r>
              <w:rPr>
                <w:b/>
                <w:bCs/>
                <w:color w:val="1E3A5F"/>
                <w:sz w:val="19"/>
                <w:szCs w:val="19"/>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D7" w14:textId="77777777" w:rsidR="00030C3A" w:rsidRDefault="00FC4E48">
            <w:pPr>
              <w:spacing w:after="60"/>
            </w:pPr>
            <w:r>
              <w:rPr>
                <w:b/>
                <w:bCs/>
                <w:color w:val="374151"/>
                <w:sz w:val="18"/>
                <w:szCs w:val="18"/>
              </w:rPr>
              <w:t>Is text readable during ALL frames of the video loop?</w:t>
            </w:r>
          </w:p>
          <w:p w14:paraId="588465D8" w14:textId="77777777" w:rsidR="00030C3A" w:rsidRDefault="00FC4E48">
            <w:pPr>
              <w:spacing w:after="60"/>
            </w:pPr>
            <w:r>
              <w:rPr>
                <w:b/>
                <w:bCs/>
                <w:color w:val="374151"/>
                <w:sz w:val="18"/>
                <w:szCs w:val="18"/>
              </w:rPr>
              <w:t>Does video movement feel right for the message -- calming or energising?</w:t>
            </w:r>
          </w:p>
          <w:p w14:paraId="588465D9" w14:textId="77777777" w:rsidR="00030C3A" w:rsidRDefault="00FC4E48">
            <w:pPr>
              <w:spacing w:after="60"/>
            </w:pPr>
            <w:r>
              <w:rPr>
                <w:b/>
                <w:bCs/>
                <w:color w:val="374151"/>
                <w:sz w:val="18"/>
                <w:szCs w:val="18"/>
              </w:rPr>
              <w:t>Is the overlay natural, not just a blurred photo?</w:t>
            </w:r>
          </w:p>
          <w:p w14:paraId="588465DA" w14:textId="77777777" w:rsidR="00030C3A" w:rsidRDefault="00FC4E48">
            <w:pPr>
              <w:spacing w:after="60"/>
            </w:pPr>
            <w:r>
              <w:rPr>
                <w:b/>
                <w:bCs/>
                <w:color w:val="374151"/>
                <w:sz w:val="18"/>
                <w:szCs w:val="18"/>
              </w:rPr>
              <w:t>Would a Bharat user share this?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DB" w14:textId="77777777" w:rsidR="00030C3A" w:rsidRDefault="00FC4E48">
            <w:r>
              <w:rPr>
                <w:color w:val="6B7280"/>
                <w:sz w:val="17"/>
                <w:szCs w:val="17"/>
              </w:rPr>
              <w:t>Must check across multiple frames of the loop, not just the first.</w:t>
            </w:r>
          </w:p>
        </w:tc>
      </w:tr>
    </w:tbl>
    <w:p w14:paraId="588465DD" w14:textId="77777777" w:rsidR="00030C3A" w:rsidRDefault="00030C3A">
      <w:pPr>
        <w:spacing w:after="160"/>
      </w:pPr>
    </w:p>
    <w:p w14:paraId="588465DE" w14:textId="77777777" w:rsidR="00030C3A" w:rsidRDefault="00FC4E48">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5E1" w14:textId="77777777">
        <w:tc>
          <w:tcPr>
            <w:tcW w:w="9360" w:type="dxa"/>
            <w:tcBorders>
              <w:top w:val="single" w:sz="1" w:space="0" w:color="CCCCCC"/>
              <w:left w:val="single" w:sz="1" w:space="0" w:color="CCCCCC"/>
              <w:bottom w:val="single" w:sz="1" w:space="0" w:color="CCCCCC"/>
              <w:right w:val="single" w:sz="1" w:space="0" w:color="CCCCCC"/>
            </w:tcBorders>
            <w:shd w:val="clear" w:color="auto" w:fill="9D174D"/>
            <w:tcMar>
              <w:top w:w="200" w:type="dxa"/>
              <w:left w:w="280" w:type="dxa"/>
              <w:bottom w:w="200" w:type="dxa"/>
              <w:right w:w="280" w:type="dxa"/>
            </w:tcMar>
          </w:tcPr>
          <w:p w14:paraId="588465DF" w14:textId="77777777" w:rsidR="00030C3A" w:rsidRDefault="00FC4E48">
            <w:pPr>
              <w:spacing w:after="60"/>
            </w:pPr>
            <w:r>
              <w:rPr>
                <w:b/>
                <w:bCs/>
                <w:color w:val="FFFFFF"/>
                <w:sz w:val="32"/>
                <w:szCs w:val="32"/>
              </w:rPr>
              <w:lastRenderedPageBreak/>
              <w:t>E1 -- AI Avatar</w:t>
            </w:r>
          </w:p>
          <w:p w14:paraId="588465E0" w14:textId="77777777" w:rsidR="00030C3A" w:rsidRDefault="00FC4E48">
            <w:r>
              <w:rPr>
                <w:color w:val="E2E8F0"/>
                <w:sz w:val="19"/>
                <w:szCs w:val="19"/>
              </w:rPr>
              <w:t>An AI-generated human figure is the primary visual. Personalisation is the key value.</w:t>
            </w:r>
          </w:p>
        </w:tc>
      </w:tr>
    </w:tbl>
    <w:p w14:paraId="588465E2"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597"/>
        <w:gridCol w:w="4765"/>
        <w:gridCol w:w="2367"/>
      </w:tblGrid>
      <w:tr w:rsidR="00030C3A" w14:paraId="588465E7" w14:textId="77777777">
        <w:tc>
          <w:tcPr>
            <w:tcW w:w="4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3" w14:textId="77777777" w:rsidR="00030C3A" w:rsidRDefault="00FC4E48">
            <w:pPr>
              <w:jc w:val="center"/>
            </w:pPr>
            <w:r>
              <w:rPr>
                <w:b/>
                <w:bCs/>
                <w:color w:val="FFFFFF"/>
                <w:sz w:val="18"/>
                <w:szCs w:val="18"/>
              </w:rPr>
              <w:t>Step</w:t>
            </w:r>
          </w:p>
        </w:tc>
        <w:tc>
          <w:tcPr>
            <w:tcW w:w="1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4" w14:textId="77777777" w:rsidR="00030C3A" w:rsidRDefault="00FC4E48">
            <w:pPr>
              <w:jc w:val="center"/>
            </w:pPr>
            <w:r>
              <w:rPr>
                <w:b/>
                <w:bCs/>
                <w:color w:val="FFFFFF"/>
                <w:sz w:val="18"/>
                <w:szCs w:val="18"/>
              </w:rPr>
              <w:t>Name</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5" w14:textId="77777777" w:rsidR="00030C3A" w:rsidRDefault="00FC4E48">
            <w:pPr>
              <w:jc w:val="center"/>
            </w:pPr>
            <w:r>
              <w:rPr>
                <w:b/>
                <w:bCs/>
                <w:color w:val="FFFFFF"/>
                <w:sz w:val="18"/>
                <w:szCs w:val="18"/>
              </w:rPr>
              <w:t>Options</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8465E6" w14:textId="77777777" w:rsidR="00030C3A" w:rsidRDefault="00FC4E48">
            <w:pPr>
              <w:jc w:val="center"/>
            </w:pPr>
            <w:r>
              <w:rPr>
                <w:b/>
                <w:bCs/>
                <w:color w:val="FFFFFF"/>
                <w:sz w:val="18"/>
                <w:szCs w:val="18"/>
              </w:rPr>
              <w:t>Notes / Eliminations</w:t>
            </w:r>
          </w:p>
        </w:tc>
      </w:tr>
      <w:tr w:rsidR="00030C3A" w14:paraId="588465EF" w14:textId="77777777">
        <w:tc>
          <w:tcPr>
            <w:tcW w:w="4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vAlign w:val="center"/>
          </w:tcPr>
          <w:p w14:paraId="588465E8" w14:textId="77777777" w:rsidR="00030C3A" w:rsidRDefault="00FC4E48">
            <w:pPr>
              <w:jc w:val="center"/>
            </w:pPr>
            <w:r>
              <w:rPr>
                <w:b/>
                <w:bCs/>
                <w:color w:val="1E3A5F"/>
                <w:sz w:val="22"/>
                <w:szCs w:val="22"/>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80" w:type="dxa"/>
            </w:tcMar>
          </w:tcPr>
          <w:p w14:paraId="588465E9" w14:textId="77777777" w:rsidR="00030C3A" w:rsidRDefault="00FC4E48">
            <w:r>
              <w:rPr>
                <w:b/>
                <w:bCs/>
                <w:color w:val="1E3A5F"/>
                <w:sz w:val="19"/>
                <w:szCs w:val="19"/>
              </w:rPr>
              <w:t>Avatar Rendering Style</w:t>
            </w:r>
          </w:p>
          <w:p w14:paraId="588465EA" w14:textId="77777777" w:rsidR="00030C3A" w:rsidRDefault="00FC4E48">
            <w:r>
              <w:rPr>
                <w:color w:val="D97706"/>
                <w:sz w:val="15"/>
                <w:szCs w:val="15"/>
              </w:rPr>
              <w:t>Custom Step</w:t>
            </w:r>
          </w:p>
        </w:tc>
        <w:tc>
          <w:tcPr>
            <w:tcW w:w="488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EB" w14:textId="77777777" w:rsidR="00030C3A" w:rsidRDefault="00FC4E48">
            <w:pPr>
              <w:spacing w:after="60"/>
            </w:pPr>
            <w:r>
              <w:rPr>
                <w:b/>
                <w:bCs/>
                <w:color w:val="374151"/>
                <w:sz w:val="18"/>
                <w:szCs w:val="18"/>
              </w:rPr>
              <w:t>Realistic</w:t>
            </w:r>
            <w:r>
              <w:rPr>
                <w:color w:val="6B7280"/>
                <w:sz w:val="17"/>
                <w:szCs w:val="17"/>
              </w:rPr>
              <w:t xml:space="preserve">  Photorealistic face/figure. Formal, credible, news-adjacent.</w:t>
            </w:r>
          </w:p>
          <w:p w14:paraId="588465ED" w14:textId="5B687741" w:rsidR="00030C3A" w:rsidRDefault="00FC4E48">
            <w:pPr>
              <w:spacing w:after="60"/>
            </w:pPr>
            <w:r>
              <w:rPr>
                <w:b/>
                <w:bCs/>
                <w:color w:val="374151"/>
                <w:sz w:val="18"/>
                <w:szCs w:val="18"/>
              </w:rPr>
              <w:t>Illustrated / Cartoon</w:t>
            </w:r>
            <w:r>
              <w:rPr>
                <w:color w:val="6B7280"/>
                <w:sz w:val="17"/>
                <w:szCs w:val="17"/>
              </w:rPr>
              <w:t xml:space="preserve">  Stylised character. Friendly, approachable, inclusive.</w:t>
            </w:r>
          </w:p>
        </w:tc>
        <w:tc>
          <w:tcPr>
            <w:tcW w:w="2400" w:type="dxa"/>
            <w:tcBorders>
              <w:top w:val="single" w:sz="1" w:space="0" w:color="CCCCCC"/>
              <w:left w:val="single" w:sz="1" w:space="0" w:color="CCCCCC"/>
              <w:bottom w:val="single" w:sz="1" w:space="0" w:color="CCCCCC"/>
              <w:right w:val="single" w:sz="1" w:space="0" w:color="CCCCCC"/>
            </w:tcBorders>
            <w:shd w:val="clear" w:color="auto" w:fill="FFF7ED"/>
            <w:tcMar>
              <w:top w:w="80" w:type="dxa"/>
              <w:left w:w="120" w:type="dxa"/>
              <w:bottom w:w="80" w:type="dxa"/>
              <w:right w:w="120" w:type="dxa"/>
            </w:tcMar>
          </w:tcPr>
          <w:p w14:paraId="588465EE" w14:textId="77777777" w:rsidR="00030C3A" w:rsidRDefault="00FC4E48">
            <w:r>
              <w:rPr>
                <w:color w:val="6B7280"/>
                <w:sz w:val="17"/>
                <w:szCs w:val="17"/>
              </w:rPr>
              <w:t>Rendering style sets the visual register. Attire and cultural expression are customised in Step 5.</w:t>
            </w:r>
          </w:p>
        </w:tc>
      </w:tr>
      <w:tr w:rsidR="00030C3A" w14:paraId="588465F6"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F0" w14:textId="77777777" w:rsidR="00030C3A" w:rsidRDefault="00FC4E48">
            <w:pPr>
              <w:jc w:val="center"/>
            </w:pPr>
            <w:r>
              <w:rPr>
                <w:b/>
                <w:bCs/>
                <w:color w:val="1E3A5F"/>
                <w:sz w:val="22"/>
                <w:szCs w:val="22"/>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F1" w14:textId="77777777" w:rsidR="00030C3A" w:rsidRDefault="00FC4E48">
            <w:r>
              <w:rPr>
                <w:b/>
                <w:bCs/>
                <w:color w:val="1E3A5F"/>
                <w:sz w:val="19"/>
                <w:szCs w:val="19"/>
              </w:rPr>
              <w:t>Layout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2" w14:textId="77777777" w:rsidR="00030C3A" w:rsidRDefault="00FC4E48">
            <w:pPr>
              <w:spacing w:after="60"/>
            </w:pPr>
            <w:r>
              <w:rPr>
                <w:b/>
                <w:bCs/>
                <w:color w:val="374151"/>
                <w:sz w:val="18"/>
                <w:szCs w:val="18"/>
              </w:rPr>
              <w:t>L3 -- Text Left, Avatar Right</w:t>
            </w:r>
            <w:r>
              <w:rPr>
                <w:color w:val="6B7280"/>
                <w:sz w:val="17"/>
                <w:szCs w:val="17"/>
              </w:rPr>
              <w:t xml:space="preserve">  Avatar on right, text/message on left</w:t>
            </w:r>
          </w:p>
          <w:p w14:paraId="588465F3" w14:textId="77777777" w:rsidR="00030C3A" w:rsidRDefault="00FC4E48">
            <w:pPr>
              <w:spacing w:after="60"/>
            </w:pPr>
            <w:r>
              <w:rPr>
                <w:b/>
                <w:bCs/>
                <w:color w:val="374151"/>
                <w:sz w:val="18"/>
                <w:szCs w:val="18"/>
              </w:rPr>
              <w:t>L4 -- Text Right, Avatar Left</w:t>
            </w:r>
            <w:r>
              <w:rPr>
                <w:color w:val="6B7280"/>
                <w:sz w:val="17"/>
                <w:szCs w:val="17"/>
              </w:rPr>
              <w:t xml:space="preserve">  Avatar on left, text/message on right</w:t>
            </w:r>
          </w:p>
          <w:p w14:paraId="588465F4" w14:textId="77777777" w:rsidR="00030C3A" w:rsidRDefault="00FC4E48">
            <w:pPr>
              <w:spacing w:after="60"/>
            </w:pPr>
            <w:r>
              <w:rPr>
                <w:b/>
                <w:bCs/>
                <w:color w:val="374151"/>
                <w:sz w:val="18"/>
                <w:szCs w:val="18"/>
              </w:rPr>
              <w:t>L2 -- Overlay</w:t>
            </w:r>
            <w:r>
              <w:rPr>
                <w:color w:val="6B7280"/>
                <w:sz w:val="17"/>
                <w:szCs w:val="17"/>
              </w:rPr>
              <w:t xml:space="preserve">  Avatar full canvas / bust shot, text overlaid with contrast treatment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5" w14:textId="77777777" w:rsidR="00030C3A" w:rsidRDefault="00FC4E48">
            <w:r>
              <w:rPr>
                <w:color w:val="6B7280"/>
                <w:sz w:val="17"/>
                <w:szCs w:val="17"/>
              </w:rPr>
              <w:t>E1 strongly favours L3/L4 to give avatar the visual weight it needs.</w:t>
            </w:r>
          </w:p>
        </w:tc>
      </w:tr>
      <w:tr w:rsidR="00030C3A" w14:paraId="588465FC"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5F7" w14:textId="77777777" w:rsidR="00030C3A" w:rsidRDefault="00FC4E48">
            <w:pPr>
              <w:jc w:val="center"/>
            </w:pPr>
            <w:r>
              <w:rPr>
                <w:b/>
                <w:bCs/>
                <w:color w:val="1E3A5F"/>
                <w:sz w:val="22"/>
                <w:szCs w:val="22"/>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5F8" w14:textId="77777777" w:rsidR="00030C3A" w:rsidRDefault="00FC4E48">
            <w:r>
              <w:rPr>
                <w:b/>
                <w:bCs/>
                <w:color w:val="1E3A5F"/>
                <w:sz w:val="19"/>
                <w:szCs w:val="19"/>
              </w:rPr>
              <w:t>Colour</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F9" w14:textId="77777777" w:rsidR="00030C3A" w:rsidRDefault="00FC4E48">
            <w:pPr>
              <w:spacing w:after="60"/>
            </w:pPr>
            <w:r>
              <w:rPr>
                <w:b/>
                <w:bCs/>
                <w:color w:val="374151"/>
                <w:sz w:val="18"/>
                <w:szCs w:val="18"/>
              </w:rPr>
              <w:t>Background Colour</w:t>
            </w:r>
            <w:r>
              <w:rPr>
                <w:color w:val="6B7280"/>
                <w:sz w:val="17"/>
                <w:szCs w:val="17"/>
              </w:rPr>
              <w:t xml:space="preserve">  Should complement avatar attire, not clash</w:t>
            </w:r>
          </w:p>
          <w:p w14:paraId="588465FA" w14:textId="77777777" w:rsidR="00030C3A" w:rsidRDefault="00FC4E48">
            <w:pPr>
              <w:spacing w:after="60"/>
            </w:pPr>
            <w:r>
              <w:rPr>
                <w:b/>
                <w:bCs/>
                <w:color w:val="374151"/>
                <w:sz w:val="18"/>
                <w:szCs w:val="18"/>
              </w:rPr>
              <w:t>Text Colour</w:t>
            </w:r>
            <w:r>
              <w:rPr>
                <w:color w:val="6B7280"/>
                <w:sz w:val="17"/>
                <w:szCs w:val="17"/>
              </w:rPr>
              <w:t xml:space="preserve">  Contrast pair with BG</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5FB" w14:textId="77777777" w:rsidR="00030C3A" w:rsidRDefault="00FC4E48">
            <w:r>
              <w:rPr>
                <w:color w:val="6B7280"/>
                <w:sz w:val="17"/>
                <w:szCs w:val="17"/>
              </w:rPr>
              <w:t>Background colour is critical with avatars -- defines whether avatar stands out or blends in.</w:t>
            </w:r>
          </w:p>
        </w:tc>
      </w:tr>
      <w:tr w:rsidR="00030C3A" w14:paraId="58846603"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5FD" w14:textId="77777777" w:rsidR="00030C3A" w:rsidRDefault="00FC4E48">
            <w:pPr>
              <w:jc w:val="center"/>
            </w:pPr>
            <w:r>
              <w:rPr>
                <w:b/>
                <w:bCs/>
                <w:color w:val="1E3A5F"/>
                <w:sz w:val="22"/>
                <w:szCs w:val="22"/>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5FE" w14:textId="77777777" w:rsidR="00030C3A" w:rsidRDefault="00FC4E48">
            <w:r>
              <w:rPr>
                <w:b/>
                <w:bCs/>
                <w:color w:val="1E3A5F"/>
                <w:sz w:val="19"/>
                <w:szCs w:val="19"/>
              </w:rPr>
              <w:t>Font</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5FF" w14:textId="77777777" w:rsidR="00030C3A" w:rsidRDefault="00FC4E48">
            <w:pPr>
              <w:spacing w:after="60"/>
            </w:pPr>
            <w:r>
              <w:rPr>
                <w:b/>
                <w:bCs/>
                <w:color w:val="374151"/>
                <w:sz w:val="18"/>
                <w:szCs w:val="18"/>
              </w:rPr>
              <w:t>Sans-Serif</w:t>
            </w:r>
            <w:r>
              <w:rPr>
                <w:color w:val="6B7280"/>
                <w:sz w:val="17"/>
                <w:szCs w:val="17"/>
              </w:rPr>
              <w:t xml:space="preserve">  Clean, modern -- pairs with all avatar styles</w:t>
            </w:r>
          </w:p>
          <w:p w14:paraId="58846600" w14:textId="77777777" w:rsidR="00030C3A" w:rsidRDefault="00FC4E48">
            <w:pPr>
              <w:spacing w:after="60"/>
            </w:pPr>
            <w:r>
              <w:rPr>
                <w:b/>
                <w:bCs/>
                <w:color w:val="374151"/>
                <w:sz w:val="18"/>
                <w:szCs w:val="18"/>
              </w:rPr>
              <w:t>Serif</w:t>
            </w:r>
            <w:r>
              <w:rPr>
                <w:color w:val="6B7280"/>
                <w:sz w:val="17"/>
                <w:szCs w:val="17"/>
              </w:rPr>
              <w:t xml:space="preserve">  Formal, traditional -- pairs with Realistic avatar</w:t>
            </w:r>
          </w:p>
          <w:p w14:paraId="58846601" w14:textId="77777777" w:rsidR="00030C3A" w:rsidRDefault="00FC4E48">
            <w:pPr>
              <w:spacing w:after="60"/>
            </w:pPr>
            <w:r>
              <w:rPr>
                <w:b/>
                <w:bCs/>
                <w:color w:val="374151"/>
                <w:sz w:val="18"/>
                <w:szCs w:val="18"/>
              </w:rPr>
              <w:t>Script</w:t>
            </w:r>
            <w:r>
              <w:rPr>
                <w:color w:val="6B7280"/>
                <w:sz w:val="17"/>
                <w:szCs w:val="17"/>
              </w:rPr>
              <w:t xml:space="preserve">  Use sparingly, only for short greetings with Illustrated avatar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02" w14:textId="77777777" w:rsidR="00030C3A" w:rsidRDefault="00FC4E48">
            <w:r>
              <w:rPr>
                <w:color w:val="6B7280"/>
                <w:sz w:val="17"/>
                <w:szCs w:val="17"/>
              </w:rPr>
              <w:t>Font should feel like it belongs in the same visual world as the avatar style.</w:t>
            </w:r>
          </w:p>
        </w:tc>
      </w:tr>
      <w:tr w:rsidR="00030C3A" w14:paraId="5884660D" w14:textId="77777777">
        <w:tc>
          <w:tcPr>
            <w:tcW w:w="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80" w:type="dxa"/>
              <w:bottom w:w="80" w:type="dxa"/>
              <w:right w:w="80" w:type="dxa"/>
            </w:tcMar>
            <w:vAlign w:val="center"/>
          </w:tcPr>
          <w:p w14:paraId="58846604" w14:textId="77777777" w:rsidR="00030C3A" w:rsidRDefault="00FC4E48">
            <w:pPr>
              <w:jc w:val="center"/>
            </w:pPr>
            <w:r>
              <w:rPr>
                <w:b/>
                <w:bCs/>
                <w:color w:val="1E3A5F"/>
                <w:sz w:val="22"/>
                <w:szCs w:val="22"/>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80" w:type="dxa"/>
            </w:tcMar>
          </w:tcPr>
          <w:p w14:paraId="58846605" w14:textId="77777777" w:rsidR="00030C3A" w:rsidRDefault="00FC4E48">
            <w:r>
              <w:rPr>
                <w:b/>
                <w:bCs/>
                <w:color w:val="1E3A5F"/>
                <w:sz w:val="19"/>
                <w:szCs w:val="19"/>
              </w:rPr>
              <w:t>Avatar Customisation</w:t>
            </w:r>
          </w:p>
        </w:tc>
        <w:tc>
          <w:tcPr>
            <w:tcW w:w="48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606" w14:textId="77777777" w:rsidR="00030C3A" w:rsidRDefault="00FC4E48">
            <w:pPr>
              <w:spacing w:after="60"/>
            </w:pPr>
            <w:r>
              <w:rPr>
                <w:b/>
                <w:bCs/>
                <w:color w:val="374151"/>
                <w:sz w:val="18"/>
                <w:szCs w:val="18"/>
              </w:rPr>
              <w:t>Rendering: Realistic or Illustrated</w:t>
            </w:r>
            <w:r>
              <w:rPr>
                <w:color w:val="6B7280"/>
                <w:sz w:val="17"/>
                <w:szCs w:val="17"/>
              </w:rPr>
              <w:t xml:space="preserve">  Confirmed from Step 1</w:t>
            </w:r>
          </w:p>
          <w:p w14:paraId="58846607" w14:textId="77777777" w:rsidR="00030C3A" w:rsidRDefault="00FC4E48">
            <w:pPr>
              <w:spacing w:after="60"/>
            </w:pPr>
            <w:r>
              <w:rPr>
                <w:b/>
                <w:bCs/>
                <w:color w:val="374151"/>
                <w:sz w:val="18"/>
                <w:szCs w:val="18"/>
              </w:rPr>
              <w:t>Skin Tone</w:t>
            </w:r>
            <w:r>
              <w:rPr>
                <w:color w:val="6B7280"/>
                <w:sz w:val="17"/>
                <w:szCs w:val="17"/>
              </w:rPr>
              <w:t xml:space="preserve">  Range representing India's diversity</w:t>
            </w:r>
          </w:p>
          <w:p w14:paraId="58846608" w14:textId="77777777" w:rsidR="00030C3A" w:rsidRDefault="00FC4E48">
            <w:pPr>
              <w:spacing w:after="60"/>
            </w:pPr>
            <w:r>
              <w:rPr>
                <w:b/>
                <w:bCs/>
                <w:color w:val="374151"/>
                <w:sz w:val="18"/>
                <w:szCs w:val="18"/>
              </w:rPr>
              <w:t>Outfit / Attire</w:t>
            </w:r>
            <w:r>
              <w:rPr>
                <w:color w:val="6B7280"/>
                <w:sz w:val="17"/>
                <w:szCs w:val="17"/>
              </w:rPr>
              <w:t xml:space="preserve">  Contemporary casual / Business formal / Traditional-Cultural (saree, kurta, sherwani, regional)</w:t>
            </w:r>
          </w:p>
          <w:p w14:paraId="58846609" w14:textId="77777777" w:rsidR="00030C3A" w:rsidRDefault="00FC4E48">
            <w:pPr>
              <w:spacing w:after="60"/>
            </w:pPr>
            <w:r>
              <w:rPr>
                <w:b/>
                <w:bCs/>
                <w:color w:val="374151"/>
                <w:sz w:val="18"/>
                <w:szCs w:val="18"/>
              </w:rPr>
              <w:t>Expression</w:t>
            </w:r>
            <w:r>
              <w:rPr>
                <w:color w:val="6B7280"/>
                <w:sz w:val="17"/>
                <w:szCs w:val="17"/>
              </w:rPr>
              <w:t xml:space="preserve">  Neutral / Smiling / Namaste gesture / Celebratory</w:t>
            </w:r>
          </w:p>
          <w:p w14:paraId="5884660B" w14:textId="19E6143D" w:rsidR="00030C3A" w:rsidRDefault="00FC4E48">
            <w:pPr>
              <w:spacing w:after="60"/>
            </w:pPr>
            <w:r>
              <w:rPr>
                <w:b/>
                <w:bCs/>
                <w:color w:val="374151"/>
                <w:sz w:val="18"/>
                <w:szCs w:val="18"/>
              </w:rPr>
              <w:t>Accessories</w:t>
            </w:r>
            <w:r>
              <w:rPr>
                <w:color w:val="6B7280"/>
                <w:sz w:val="17"/>
                <w:szCs w:val="17"/>
              </w:rPr>
              <w:t xml:space="preserve">  Tilak, bindi, maang tikka, glasses -- optional</w:t>
            </w:r>
            <w:r>
              <w:rPr>
                <w:color w:val="DC2626"/>
                <w:sz w:val="17"/>
                <w:szCs w:val="17"/>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884660C" w14:textId="77777777" w:rsidR="00030C3A" w:rsidRDefault="00FC4E48">
            <w:r>
              <w:rPr>
                <w:color w:val="6B7280"/>
                <w:sz w:val="17"/>
                <w:szCs w:val="17"/>
              </w:rPr>
              <w:t>Avatar is the personalisation hook. More options = higher engagement.</w:t>
            </w:r>
          </w:p>
        </w:tc>
      </w:tr>
      <w:tr w:rsidR="00030C3A" w14:paraId="58846615"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vAlign w:val="center"/>
          </w:tcPr>
          <w:p w14:paraId="5884660E" w14:textId="77777777" w:rsidR="00030C3A" w:rsidRDefault="00FC4E48">
            <w:pPr>
              <w:jc w:val="center"/>
            </w:pPr>
            <w:r>
              <w:rPr>
                <w:b/>
                <w:bCs/>
                <w:color w:val="1E3A5F"/>
                <w:sz w:val="22"/>
                <w:szCs w:val="22"/>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80" w:type="dxa"/>
            </w:tcMar>
          </w:tcPr>
          <w:p w14:paraId="5884660F" w14:textId="77777777" w:rsidR="00030C3A" w:rsidRDefault="00FC4E48">
            <w:r>
              <w:rPr>
                <w:b/>
                <w:bCs/>
                <w:color w:val="1E3A5F"/>
                <w:sz w:val="19"/>
                <w:szCs w:val="19"/>
              </w:rPr>
              <w:t>Mood Check</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10" w14:textId="77777777" w:rsidR="00030C3A" w:rsidRDefault="00FC4E48">
            <w:pPr>
              <w:spacing w:after="60"/>
            </w:pPr>
            <w:r>
              <w:rPr>
                <w:b/>
                <w:bCs/>
                <w:color w:val="374151"/>
                <w:sz w:val="18"/>
                <w:szCs w:val="18"/>
              </w:rPr>
              <w:t>Does the avatar look credible and well-rendered?</w:t>
            </w:r>
          </w:p>
          <w:p w14:paraId="58846611" w14:textId="77777777" w:rsidR="00030C3A" w:rsidRDefault="00FC4E48">
            <w:pPr>
              <w:spacing w:after="60"/>
            </w:pPr>
            <w:r>
              <w:rPr>
                <w:b/>
                <w:bCs/>
                <w:color w:val="374151"/>
                <w:sz w:val="18"/>
                <w:szCs w:val="18"/>
              </w:rPr>
              <w:t>Does the outfit match the content theme?</w:t>
            </w:r>
          </w:p>
          <w:p w14:paraId="58846612" w14:textId="77777777" w:rsidR="00030C3A" w:rsidRDefault="00FC4E48">
            <w:pPr>
              <w:spacing w:after="60"/>
            </w:pPr>
            <w:r>
              <w:rPr>
                <w:b/>
                <w:bCs/>
                <w:color w:val="374151"/>
                <w:sz w:val="18"/>
                <w:szCs w:val="18"/>
              </w:rPr>
              <w:t>Is the avatar-to-text balance natural?</w:t>
            </w:r>
          </w:p>
          <w:p w14:paraId="58846613" w14:textId="77777777" w:rsidR="00030C3A" w:rsidRDefault="00FC4E48">
            <w:pPr>
              <w:spacing w:after="60"/>
            </w:pPr>
            <w:r>
              <w:rPr>
                <w:b/>
                <w:bCs/>
                <w:color w:val="374151"/>
                <w:sz w:val="18"/>
                <w:szCs w:val="18"/>
              </w:rPr>
              <w:t>Would a Bharat user associate with this avatar?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6614" w14:textId="77777777" w:rsidR="00030C3A" w:rsidRDefault="00FC4E48">
            <w:r>
              <w:rPr>
                <w:color w:val="6B7280"/>
                <w:sz w:val="17"/>
                <w:szCs w:val="17"/>
              </w:rPr>
              <w:t>Avatar quality is the highest-stakes element here.</w:t>
            </w:r>
          </w:p>
        </w:tc>
      </w:tr>
    </w:tbl>
    <w:p w14:paraId="58846616" w14:textId="77777777" w:rsidR="00030C3A" w:rsidRDefault="00030C3A">
      <w:pPr>
        <w:spacing w:after="160"/>
      </w:pPr>
    </w:p>
    <w:p w14:paraId="58846617" w14:textId="77777777" w:rsidR="00030C3A" w:rsidRDefault="00FC4E48">
      <w:r>
        <w:br w:type="page"/>
      </w:r>
    </w:p>
    <w:p w14:paraId="58846618" w14:textId="77777777" w:rsidR="00030C3A" w:rsidRDefault="00FC4E48">
      <w:pPr>
        <w:pStyle w:val="Heading1"/>
      </w:pPr>
      <w:r>
        <w:rPr>
          <w:sz w:val="32"/>
          <w:szCs w:val="32"/>
        </w:rPr>
        <w:lastRenderedPageBreak/>
        <w:t>All 7 Archetypes -- At a Glance</w:t>
      </w:r>
    </w:p>
    <w:p w14:paraId="58846619" w14:textId="77777777" w:rsidR="00030C3A" w:rsidRDefault="00FC4E48">
      <w:pPr>
        <w:spacing w:after="100"/>
      </w:pPr>
      <w:r>
        <w:rPr>
          <w:color w:val="DC2626"/>
        </w:rPr>
        <w:t>Note: E1 Step 1 updated to Rendering Style (Realistic/Illustrated). D1 Step 1 updated to 4 MECE Video Categories.</w:t>
      </w:r>
    </w:p>
    <w:p w14:paraId="5884661A"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869"/>
        <w:gridCol w:w="1394"/>
        <w:gridCol w:w="1236"/>
        <w:gridCol w:w="1645"/>
        <w:gridCol w:w="1586"/>
        <w:gridCol w:w="869"/>
        <w:gridCol w:w="1519"/>
      </w:tblGrid>
      <w:tr w:rsidR="00030C3A" w14:paraId="5884662A" w14:textId="77777777">
        <w:tc>
          <w:tcPr>
            <w:tcW w:w="1200" w:type="dxa"/>
            <w:tcBorders>
              <w:top w:val="single" w:sz="1" w:space="0" w:color="CCCCCC"/>
              <w:left w:val="single" w:sz="1" w:space="0" w:color="CCCCCC"/>
              <w:bottom w:val="single" w:sz="1" w:space="0" w:color="CCCCCC"/>
              <w:right w:val="single" w:sz="1" w:space="0" w:color="CCCCCC"/>
            </w:tcBorders>
            <w:shd w:val="clear" w:color="auto" w:fill="0F172A"/>
            <w:tcMar>
              <w:top w:w="100" w:type="dxa"/>
              <w:left w:w="120" w:type="dxa"/>
              <w:bottom w:w="100" w:type="dxa"/>
              <w:right w:w="120" w:type="dxa"/>
            </w:tcMar>
          </w:tcPr>
          <w:p w14:paraId="5884661B" w14:textId="77777777" w:rsidR="00030C3A" w:rsidRDefault="00FC4E48">
            <w:r>
              <w:rPr>
                <w:b/>
                <w:bCs/>
                <w:color w:val="FFFFFF"/>
                <w:sz w:val="18"/>
                <w:szCs w:val="18"/>
              </w:rPr>
              <w:t>Step</w:t>
            </w:r>
          </w:p>
        </w:tc>
        <w:tc>
          <w:tcPr>
            <w:tcW w:w="1165" w:type="dxa"/>
            <w:tcBorders>
              <w:top w:val="single" w:sz="1" w:space="0" w:color="CCCCCC"/>
              <w:left w:val="single" w:sz="1" w:space="0" w:color="CCCCCC"/>
              <w:bottom w:val="single" w:sz="1" w:space="0" w:color="CCCCCC"/>
              <w:right w:val="single" w:sz="1" w:space="0" w:color="CCCCCC"/>
            </w:tcBorders>
            <w:shd w:val="clear" w:color="auto" w:fill="1E40AF"/>
            <w:tcMar>
              <w:top w:w="100" w:type="dxa"/>
              <w:left w:w="80" w:type="dxa"/>
              <w:bottom w:w="100" w:type="dxa"/>
              <w:right w:w="80" w:type="dxa"/>
            </w:tcMar>
          </w:tcPr>
          <w:p w14:paraId="5884661C" w14:textId="77777777" w:rsidR="00030C3A" w:rsidRDefault="00FC4E48">
            <w:pPr>
              <w:jc w:val="center"/>
            </w:pPr>
            <w:r>
              <w:rPr>
                <w:b/>
                <w:bCs/>
                <w:color w:val="FFFFFF"/>
                <w:sz w:val="19"/>
                <w:szCs w:val="19"/>
              </w:rPr>
              <w:t>A1</w:t>
            </w:r>
          </w:p>
          <w:p w14:paraId="5884661D" w14:textId="77777777" w:rsidR="00030C3A" w:rsidRDefault="00FC4E48">
            <w:pPr>
              <w:jc w:val="center"/>
            </w:pPr>
            <w:r>
              <w:rPr>
                <w:color w:val="E2E8F0"/>
                <w:sz w:val="14"/>
                <w:szCs w:val="14"/>
              </w:rPr>
              <w:t>Text + Frame</w:t>
            </w:r>
          </w:p>
        </w:tc>
        <w:tc>
          <w:tcPr>
            <w:tcW w:w="1165" w:type="dxa"/>
            <w:tcBorders>
              <w:top w:val="single" w:sz="1" w:space="0" w:color="CCCCCC"/>
              <w:left w:val="single" w:sz="1" w:space="0" w:color="CCCCCC"/>
              <w:bottom w:val="single" w:sz="1" w:space="0" w:color="CCCCCC"/>
              <w:right w:val="single" w:sz="1" w:space="0" w:color="CCCCCC"/>
            </w:tcBorders>
            <w:shd w:val="clear" w:color="auto" w:fill="166534"/>
            <w:tcMar>
              <w:top w:w="100" w:type="dxa"/>
              <w:left w:w="80" w:type="dxa"/>
              <w:bottom w:w="100" w:type="dxa"/>
              <w:right w:w="80" w:type="dxa"/>
            </w:tcMar>
          </w:tcPr>
          <w:p w14:paraId="5884661E" w14:textId="77777777" w:rsidR="00030C3A" w:rsidRDefault="00FC4E48">
            <w:pPr>
              <w:jc w:val="center"/>
            </w:pPr>
            <w:r>
              <w:rPr>
                <w:b/>
                <w:bCs/>
                <w:color w:val="FFFFFF"/>
                <w:sz w:val="19"/>
                <w:szCs w:val="19"/>
              </w:rPr>
              <w:t>A2</w:t>
            </w:r>
          </w:p>
          <w:p w14:paraId="5884661F" w14:textId="77777777" w:rsidR="00030C3A" w:rsidRDefault="00FC4E48">
            <w:pPr>
              <w:jc w:val="center"/>
            </w:pPr>
            <w:r>
              <w:rPr>
                <w:color w:val="E2E8F0"/>
                <w:sz w:val="14"/>
                <w:szCs w:val="14"/>
              </w:rPr>
              <w:t>Text + Illus</w:t>
            </w:r>
          </w:p>
        </w:tc>
        <w:tc>
          <w:tcPr>
            <w:tcW w:w="1165" w:type="dxa"/>
            <w:tcBorders>
              <w:top w:val="single" w:sz="1" w:space="0" w:color="CCCCCC"/>
              <w:left w:val="single" w:sz="1" w:space="0" w:color="CCCCCC"/>
              <w:bottom w:val="single" w:sz="1" w:space="0" w:color="CCCCCC"/>
              <w:right w:val="single" w:sz="1" w:space="0" w:color="CCCCCC"/>
            </w:tcBorders>
            <w:shd w:val="clear" w:color="auto" w:fill="7C3AED"/>
            <w:tcMar>
              <w:top w:w="100" w:type="dxa"/>
              <w:left w:w="80" w:type="dxa"/>
              <w:bottom w:w="100" w:type="dxa"/>
              <w:right w:w="80" w:type="dxa"/>
            </w:tcMar>
          </w:tcPr>
          <w:p w14:paraId="58846620" w14:textId="77777777" w:rsidR="00030C3A" w:rsidRDefault="00FC4E48">
            <w:pPr>
              <w:jc w:val="center"/>
            </w:pPr>
            <w:r>
              <w:rPr>
                <w:b/>
                <w:bCs/>
                <w:color w:val="FFFFFF"/>
                <w:sz w:val="19"/>
                <w:szCs w:val="19"/>
              </w:rPr>
              <w:t>B1</w:t>
            </w:r>
          </w:p>
          <w:p w14:paraId="58846621" w14:textId="77777777" w:rsidR="00030C3A" w:rsidRDefault="00FC4E48">
            <w:pPr>
              <w:jc w:val="center"/>
            </w:pPr>
            <w:r>
              <w:rPr>
                <w:color w:val="E2E8F0"/>
                <w:sz w:val="14"/>
                <w:szCs w:val="14"/>
              </w:rPr>
              <w:t>Full Photo BG</w:t>
            </w:r>
          </w:p>
        </w:tc>
        <w:tc>
          <w:tcPr>
            <w:tcW w:w="1165" w:type="dxa"/>
            <w:tcBorders>
              <w:top w:val="single" w:sz="1" w:space="0" w:color="CCCCCC"/>
              <w:left w:val="single" w:sz="1" w:space="0" w:color="CCCCCC"/>
              <w:bottom w:val="single" w:sz="1" w:space="0" w:color="CCCCCC"/>
              <w:right w:val="single" w:sz="1" w:space="0" w:color="CCCCCC"/>
            </w:tcBorders>
            <w:shd w:val="clear" w:color="auto" w:fill="B45309"/>
            <w:tcMar>
              <w:top w:w="100" w:type="dxa"/>
              <w:left w:w="80" w:type="dxa"/>
              <w:bottom w:w="100" w:type="dxa"/>
              <w:right w:w="80" w:type="dxa"/>
            </w:tcMar>
          </w:tcPr>
          <w:p w14:paraId="58846622" w14:textId="77777777" w:rsidR="00030C3A" w:rsidRDefault="00FC4E48">
            <w:pPr>
              <w:jc w:val="center"/>
            </w:pPr>
            <w:r>
              <w:rPr>
                <w:b/>
                <w:bCs/>
                <w:color w:val="FFFFFF"/>
                <w:sz w:val="19"/>
                <w:szCs w:val="19"/>
              </w:rPr>
              <w:t>C1</w:t>
            </w:r>
          </w:p>
          <w:p w14:paraId="58846623" w14:textId="77777777" w:rsidR="00030C3A" w:rsidRDefault="00FC4E48">
            <w:pPr>
              <w:jc w:val="center"/>
            </w:pPr>
            <w:r>
              <w:rPr>
                <w:color w:val="E2E8F0"/>
                <w:sz w:val="14"/>
                <w:szCs w:val="14"/>
              </w:rPr>
              <w:t>Animated Elems</w:t>
            </w:r>
          </w:p>
        </w:tc>
        <w:tc>
          <w:tcPr>
            <w:tcW w:w="1165" w:type="dxa"/>
            <w:tcBorders>
              <w:top w:val="single" w:sz="1" w:space="0" w:color="CCCCCC"/>
              <w:left w:val="single" w:sz="1" w:space="0" w:color="CCCCCC"/>
              <w:bottom w:val="single" w:sz="1" w:space="0" w:color="CCCCCC"/>
              <w:right w:val="single" w:sz="1" w:space="0" w:color="CCCCCC"/>
            </w:tcBorders>
            <w:shd w:val="clear" w:color="auto" w:fill="DC2626"/>
            <w:tcMar>
              <w:top w:w="100" w:type="dxa"/>
              <w:left w:w="80" w:type="dxa"/>
              <w:bottom w:w="100" w:type="dxa"/>
              <w:right w:w="80" w:type="dxa"/>
            </w:tcMar>
          </w:tcPr>
          <w:p w14:paraId="58846624" w14:textId="77777777" w:rsidR="00030C3A" w:rsidRDefault="00FC4E48">
            <w:pPr>
              <w:jc w:val="center"/>
            </w:pPr>
            <w:r>
              <w:rPr>
                <w:b/>
                <w:bCs/>
                <w:color w:val="FFFFFF"/>
                <w:sz w:val="19"/>
                <w:szCs w:val="19"/>
              </w:rPr>
              <w:t>C2</w:t>
            </w:r>
          </w:p>
          <w:p w14:paraId="58846625" w14:textId="77777777" w:rsidR="00030C3A" w:rsidRDefault="00FC4E48">
            <w:pPr>
              <w:jc w:val="center"/>
            </w:pPr>
            <w:r>
              <w:rPr>
                <w:color w:val="E2E8F0"/>
                <w:sz w:val="14"/>
                <w:szCs w:val="14"/>
              </w:rPr>
              <w:t>Animated Text</w:t>
            </w:r>
          </w:p>
        </w:tc>
        <w:tc>
          <w:tcPr>
            <w:tcW w:w="1165" w:type="dxa"/>
            <w:tcBorders>
              <w:top w:val="single" w:sz="1" w:space="0" w:color="CCCCCC"/>
              <w:left w:val="single" w:sz="1" w:space="0" w:color="CCCCCC"/>
              <w:bottom w:val="single" w:sz="1" w:space="0" w:color="CCCCCC"/>
              <w:right w:val="single" w:sz="1" w:space="0" w:color="CCCCCC"/>
            </w:tcBorders>
            <w:shd w:val="clear" w:color="auto" w:fill="0F766E"/>
            <w:tcMar>
              <w:top w:w="100" w:type="dxa"/>
              <w:left w:w="80" w:type="dxa"/>
              <w:bottom w:w="100" w:type="dxa"/>
              <w:right w:w="80" w:type="dxa"/>
            </w:tcMar>
          </w:tcPr>
          <w:p w14:paraId="58846626" w14:textId="77777777" w:rsidR="00030C3A" w:rsidRDefault="00FC4E48">
            <w:pPr>
              <w:jc w:val="center"/>
            </w:pPr>
            <w:r>
              <w:rPr>
                <w:b/>
                <w:bCs/>
                <w:color w:val="FFFFFF"/>
                <w:sz w:val="19"/>
                <w:szCs w:val="19"/>
              </w:rPr>
              <w:t>D1</w:t>
            </w:r>
          </w:p>
          <w:p w14:paraId="58846627" w14:textId="77777777" w:rsidR="00030C3A" w:rsidRDefault="00FC4E48">
            <w:pPr>
              <w:jc w:val="center"/>
            </w:pPr>
            <w:r>
              <w:rPr>
                <w:color w:val="E2E8F0"/>
                <w:sz w:val="14"/>
                <w:szCs w:val="14"/>
              </w:rPr>
              <w:t>Video BG</w:t>
            </w:r>
          </w:p>
        </w:tc>
        <w:tc>
          <w:tcPr>
            <w:tcW w:w="1165" w:type="dxa"/>
            <w:tcBorders>
              <w:top w:val="single" w:sz="1" w:space="0" w:color="CCCCCC"/>
              <w:left w:val="single" w:sz="1" w:space="0" w:color="CCCCCC"/>
              <w:bottom w:val="single" w:sz="1" w:space="0" w:color="CCCCCC"/>
              <w:right w:val="single" w:sz="1" w:space="0" w:color="CCCCCC"/>
            </w:tcBorders>
            <w:shd w:val="clear" w:color="auto" w:fill="9D174D"/>
            <w:tcMar>
              <w:top w:w="100" w:type="dxa"/>
              <w:left w:w="80" w:type="dxa"/>
              <w:bottom w:w="100" w:type="dxa"/>
              <w:right w:w="80" w:type="dxa"/>
            </w:tcMar>
          </w:tcPr>
          <w:p w14:paraId="58846628" w14:textId="77777777" w:rsidR="00030C3A" w:rsidRDefault="00FC4E48">
            <w:pPr>
              <w:jc w:val="center"/>
            </w:pPr>
            <w:r>
              <w:rPr>
                <w:b/>
                <w:bCs/>
                <w:color w:val="FFFFFF"/>
                <w:sz w:val="19"/>
                <w:szCs w:val="19"/>
              </w:rPr>
              <w:t>E1</w:t>
            </w:r>
          </w:p>
          <w:p w14:paraId="58846629" w14:textId="77777777" w:rsidR="00030C3A" w:rsidRDefault="00FC4E48">
            <w:pPr>
              <w:jc w:val="center"/>
            </w:pPr>
            <w:r>
              <w:rPr>
                <w:color w:val="E2E8F0"/>
                <w:sz w:val="14"/>
                <w:szCs w:val="14"/>
              </w:rPr>
              <w:t>AI Avatar</w:t>
            </w:r>
          </w:p>
        </w:tc>
      </w:tr>
      <w:tr w:rsidR="00030C3A" w14:paraId="58846633"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2B" w14:textId="77777777" w:rsidR="00030C3A" w:rsidRDefault="00FC4E48">
            <w:pPr>
              <w:jc w:val="center"/>
            </w:pPr>
            <w:r>
              <w:rPr>
                <w:b/>
                <w:bCs/>
                <w:color w:val="FFFFFF"/>
                <w:sz w:val="17"/>
                <w:szCs w:val="17"/>
              </w:rPr>
              <w:t>1 Custom</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C" w14:textId="77777777" w:rsidR="00030C3A" w:rsidRDefault="00FC4E48">
            <w:pPr>
              <w:jc w:val="center"/>
            </w:pPr>
            <w:r>
              <w:rPr>
                <w:color w:val="374151"/>
                <w:sz w:val="15"/>
                <w:szCs w:val="15"/>
              </w:rPr>
              <w:t>Frame Type (F1-F5)</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D" w14:textId="77777777" w:rsidR="00030C3A" w:rsidRDefault="00FC4E48">
            <w:pPr>
              <w:jc w:val="center"/>
            </w:pPr>
            <w:r>
              <w:rPr>
                <w:color w:val="374151"/>
                <w:sz w:val="15"/>
                <w:szCs w:val="15"/>
              </w:rPr>
              <w:t>Illus Weight (Light/Med/Dense)</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E" w14:textId="77777777" w:rsidR="00030C3A" w:rsidRDefault="00FC4E48">
            <w:pPr>
              <w:jc w:val="center"/>
            </w:pPr>
            <w:r>
              <w:rPr>
                <w:color w:val="374151"/>
                <w:sz w:val="15"/>
                <w:szCs w:val="15"/>
              </w:rPr>
              <w:t>Overlay Type (O1-O5)</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2F" w14:textId="77777777" w:rsidR="00030C3A" w:rsidRDefault="00FC4E48">
            <w:pPr>
              <w:jc w:val="center"/>
            </w:pPr>
            <w:r>
              <w:rPr>
                <w:color w:val="374151"/>
                <w:sz w:val="15"/>
                <w:szCs w:val="15"/>
              </w:rPr>
              <w:t>Anim Style (Particle/Loop/Reveal)</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0" w14:textId="77777777" w:rsidR="00030C3A" w:rsidRDefault="00FC4E48">
            <w:pPr>
              <w:jc w:val="center"/>
            </w:pPr>
            <w:r>
              <w:rPr>
                <w:color w:val="374151"/>
                <w:sz w:val="15"/>
                <w:szCs w:val="15"/>
              </w:rPr>
              <w:t>Text Anim (Typewriter/Fade/etc)</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1" w14:textId="77777777" w:rsidR="00030C3A" w:rsidRDefault="00FC4E48">
            <w:pPr>
              <w:jc w:val="center"/>
            </w:pPr>
            <w:r>
              <w:rPr>
                <w:color w:val="374151"/>
                <w:sz w:val="15"/>
                <w:szCs w:val="15"/>
              </w:rPr>
              <w:t>Video Category (4 types)</w:t>
            </w:r>
          </w:p>
        </w:tc>
        <w:tc>
          <w:tcPr>
            <w:tcW w:w="1165" w:type="dxa"/>
            <w:tcBorders>
              <w:top w:val="single" w:sz="1" w:space="0" w:color="CCCCCC"/>
              <w:left w:val="single" w:sz="1" w:space="0" w:color="CCCCCC"/>
              <w:bottom w:val="single" w:sz="1" w:space="0" w:color="CCCCCC"/>
              <w:right w:val="single" w:sz="1" w:space="0" w:color="CCCCCC"/>
            </w:tcBorders>
            <w:shd w:val="clear" w:color="auto" w:fill="FFFBEB"/>
            <w:tcMar>
              <w:top w:w="80" w:type="dxa"/>
              <w:left w:w="80" w:type="dxa"/>
              <w:bottom w:w="80" w:type="dxa"/>
              <w:right w:w="80" w:type="dxa"/>
            </w:tcMar>
          </w:tcPr>
          <w:p w14:paraId="58846632" w14:textId="77777777" w:rsidR="00030C3A" w:rsidRDefault="00FC4E48">
            <w:pPr>
              <w:jc w:val="center"/>
            </w:pPr>
            <w:r>
              <w:rPr>
                <w:color w:val="374151"/>
                <w:sz w:val="15"/>
                <w:szCs w:val="15"/>
              </w:rPr>
              <w:t>Rendering Style (Realistic/Illustrated)</w:t>
            </w:r>
          </w:p>
        </w:tc>
      </w:tr>
      <w:tr w:rsidR="00030C3A" w14:paraId="5884663C"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34" w14:textId="77777777" w:rsidR="00030C3A" w:rsidRDefault="00FC4E48">
            <w:pPr>
              <w:jc w:val="center"/>
            </w:pPr>
            <w:r>
              <w:rPr>
                <w:b/>
                <w:bCs/>
                <w:color w:val="FFFFFF"/>
                <w:sz w:val="17"/>
                <w:szCs w:val="17"/>
              </w:rPr>
              <w:t>2 Layout</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5" w14:textId="77777777" w:rsidR="00030C3A" w:rsidRDefault="00FC4E48">
            <w:pPr>
              <w:jc w:val="center"/>
            </w:pPr>
            <w:r>
              <w:rPr>
                <w:color w:val="374151"/>
                <w:sz w:val="15"/>
                <w:szCs w:val="15"/>
              </w:rPr>
              <w:t>L1-L5 filtered by F</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6" w14:textId="77777777" w:rsidR="00030C3A" w:rsidRDefault="00FC4E48">
            <w:pPr>
              <w:jc w:val="center"/>
            </w:pPr>
            <w:r>
              <w:rPr>
                <w:color w:val="374151"/>
                <w:sz w:val="15"/>
                <w:szCs w:val="15"/>
              </w:rPr>
              <w:t>L1-L5 all available</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7" w14:textId="77777777" w:rsidR="00030C3A" w:rsidRDefault="00FC4E48">
            <w:pPr>
              <w:jc w:val="center"/>
            </w:pPr>
            <w:r>
              <w:rPr>
                <w:color w:val="374151"/>
                <w:sz w:val="15"/>
                <w:szCs w:val="15"/>
              </w:rPr>
              <w:t>L2 primary, L1/L5 with overlay</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8" w14:textId="77777777" w:rsidR="00030C3A" w:rsidRDefault="00FC4E48">
            <w:pPr>
              <w:jc w:val="center"/>
            </w:pPr>
            <w:r>
              <w:rPr>
                <w:color w:val="374151"/>
                <w:sz w:val="15"/>
                <w:szCs w:val="15"/>
              </w:rPr>
              <w:t>L1-L5 all available</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9" w14:textId="77777777" w:rsidR="00030C3A" w:rsidRDefault="00FC4E48">
            <w:pPr>
              <w:jc w:val="center"/>
            </w:pPr>
            <w:r>
              <w:rPr>
                <w:color w:val="374151"/>
                <w:sz w:val="15"/>
                <w:szCs w:val="15"/>
              </w:rPr>
              <w:t>L1-L5 text-centric</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A" w14:textId="77777777" w:rsidR="00030C3A" w:rsidRDefault="00FC4E48">
            <w:pPr>
              <w:jc w:val="center"/>
            </w:pPr>
            <w:r>
              <w:rPr>
                <w:color w:val="374151"/>
                <w:sz w:val="15"/>
                <w:szCs w:val="15"/>
              </w:rPr>
              <w:t>L2 primary</w:t>
            </w:r>
          </w:p>
        </w:tc>
        <w:tc>
          <w:tcPr>
            <w:tcW w:w="1165" w:type="dxa"/>
            <w:tcBorders>
              <w:top w:val="single" w:sz="1" w:space="0" w:color="CCCCCC"/>
              <w:left w:val="single" w:sz="1" w:space="0" w:color="CCCCCC"/>
              <w:bottom w:val="single" w:sz="1" w:space="0" w:color="CCCCCC"/>
              <w:right w:val="single" w:sz="1" w:space="0" w:color="CCCCCC"/>
            </w:tcBorders>
            <w:shd w:val="clear" w:color="auto" w:fill="EFF6FF"/>
            <w:tcMar>
              <w:top w:w="80" w:type="dxa"/>
              <w:left w:w="80" w:type="dxa"/>
              <w:bottom w:w="80" w:type="dxa"/>
              <w:right w:w="80" w:type="dxa"/>
            </w:tcMar>
          </w:tcPr>
          <w:p w14:paraId="5884663B" w14:textId="77777777" w:rsidR="00030C3A" w:rsidRDefault="00FC4E48">
            <w:pPr>
              <w:jc w:val="center"/>
            </w:pPr>
            <w:r>
              <w:rPr>
                <w:color w:val="374151"/>
                <w:sz w:val="15"/>
                <w:szCs w:val="15"/>
              </w:rPr>
              <w:t>L3/L4 primary</w:t>
            </w:r>
          </w:p>
        </w:tc>
      </w:tr>
      <w:tr w:rsidR="00030C3A" w14:paraId="58846645"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3D" w14:textId="77777777" w:rsidR="00030C3A" w:rsidRDefault="00FC4E48">
            <w:pPr>
              <w:jc w:val="center"/>
            </w:pPr>
            <w:r>
              <w:rPr>
                <w:b/>
                <w:bCs/>
                <w:color w:val="FFFFFF"/>
                <w:sz w:val="17"/>
                <w:szCs w:val="17"/>
              </w:rPr>
              <w:t>3 Colour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3E"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3F"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0"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1"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2"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3" w14:textId="77777777" w:rsidR="00030C3A" w:rsidRDefault="00FC4E48">
            <w:pPr>
              <w:jc w:val="center"/>
            </w:pPr>
            <w:r>
              <w:rPr>
                <w:color w:val="374151"/>
                <w:sz w:val="15"/>
                <w:szCs w:val="15"/>
              </w:rPr>
              <w:t>BG + Text Colour Pair</w:t>
            </w:r>
          </w:p>
        </w:tc>
        <w:tc>
          <w:tcPr>
            <w:tcW w:w="1165" w:type="dxa"/>
            <w:tcBorders>
              <w:top w:val="single" w:sz="1" w:space="0" w:color="CCCCCC"/>
              <w:left w:val="single" w:sz="1" w:space="0" w:color="CCCCCC"/>
              <w:bottom w:val="single" w:sz="1" w:space="0" w:color="CCCCCC"/>
              <w:right w:val="single" w:sz="1" w:space="0" w:color="CCCCCC"/>
            </w:tcBorders>
            <w:shd w:val="clear" w:color="auto" w:fill="F0FDF4"/>
            <w:tcMar>
              <w:top w:w="80" w:type="dxa"/>
              <w:left w:w="80" w:type="dxa"/>
              <w:bottom w:w="80" w:type="dxa"/>
              <w:right w:w="80" w:type="dxa"/>
            </w:tcMar>
          </w:tcPr>
          <w:p w14:paraId="58846644" w14:textId="77777777" w:rsidR="00030C3A" w:rsidRDefault="00FC4E48">
            <w:pPr>
              <w:jc w:val="center"/>
            </w:pPr>
            <w:r>
              <w:rPr>
                <w:color w:val="374151"/>
                <w:sz w:val="15"/>
                <w:szCs w:val="15"/>
              </w:rPr>
              <w:t>BG + Text Colour Pair</w:t>
            </w:r>
          </w:p>
        </w:tc>
      </w:tr>
      <w:tr w:rsidR="00030C3A" w14:paraId="5884664E"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46" w14:textId="77777777" w:rsidR="00030C3A" w:rsidRDefault="00FC4E48">
            <w:pPr>
              <w:jc w:val="center"/>
            </w:pPr>
            <w:r>
              <w:rPr>
                <w:b/>
                <w:bCs/>
                <w:color w:val="FFFFFF"/>
                <w:sz w:val="17"/>
                <w:szCs w:val="17"/>
              </w:rPr>
              <w:t>4 Font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7"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8"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9"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A"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B"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C" w14:textId="77777777" w:rsidR="00030C3A" w:rsidRDefault="00FC4E48">
            <w:pPr>
              <w:jc w:val="center"/>
            </w:pPr>
            <w:r>
              <w:rPr>
                <w:color w:val="374151"/>
                <w:sz w:val="15"/>
                <w:szCs w:val="15"/>
              </w:rPr>
              <w:t>Font Family + Weight</w:t>
            </w:r>
          </w:p>
        </w:tc>
        <w:tc>
          <w:tcPr>
            <w:tcW w:w="1165" w:type="dxa"/>
            <w:tcBorders>
              <w:top w:val="single" w:sz="1" w:space="0" w:color="CCCCCC"/>
              <w:left w:val="single" w:sz="1" w:space="0" w:color="CCCCCC"/>
              <w:bottom w:val="single" w:sz="1" w:space="0" w:color="CCCCCC"/>
              <w:right w:val="single" w:sz="1" w:space="0" w:color="CCCCCC"/>
            </w:tcBorders>
            <w:shd w:val="clear" w:color="auto" w:fill="FDF4FF"/>
            <w:tcMar>
              <w:top w:w="80" w:type="dxa"/>
              <w:left w:w="80" w:type="dxa"/>
              <w:bottom w:w="80" w:type="dxa"/>
              <w:right w:w="80" w:type="dxa"/>
            </w:tcMar>
          </w:tcPr>
          <w:p w14:paraId="5884664D" w14:textId="77777777" w:rsidR="00030C3A" w:rsidRDefault="00FC4E48">
            <w:pPr>
              <w:jc w:val="center"/>
            </w:pPr>
            <w:r>
              <w:rPr>
                <w:color w:val="374151"/>
                <w:sz w:val="15"/>
                <w:szCs w:val="15"/>
              </w:rPr>
              <w:t>Font Family + Weight</w:t>
            </w:r>
          </w:p>
        </w:tc>
      </w:tr>
      <w:tr w:rsidR="00030C3A" w14:paraId="58846657"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4F" w14:textId="77777777" w:rsidR="00030C3A" w:rsidRDefault="00FC4E48">
            <w:pPr>
              <w:jc w:val="center"/>
            </w:pPr>
            <w:r>
              <w:rPr>
                <w:b/>
                <w:bCs/>
                <w:color w:val="FFFFFF"/>
                <w:sz w:val="17"/>
                <w:szCs w:val="17"/>
              </w:rPr>
              <w:t>5 Asset</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0" w14:textId="77777777" w:rsidR="00030C3A" w:rsidRDefault="00FC4E48">
            <w:pPr>
              <w:jc w:val="center"/>
            </w:pPr>
            <w:r>
              <w:rPr>
                <w:color w:val="374151"/>
                <w:sz w:val="15"/>
                <w:szCs w:val="15"/>
              </w:rPr>
              <w:t>Illus pack + Frame style</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1" w14:textId="77777777" w:rsidR="00030C3A" w:rsidRDefault="00FC4E48">
            <w:pPr>
              <w:jc w:val="center"/>
            </w:pPr>
            <w:r>
              <w:rPr>
                <w:color w:val="374151"/>
                <w:sz w:val="15"/>
                <w:szCs w:val="15"/>
              </w:rPr>
              <w:t>Illustration pack</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2" w14:textId="77777777" w:rsidR="00030C3A" w:rsidRDefault="00FC4E48">
            <w:pPr>
              <w:jc w:val="center"/>
            </w:pPr>
            <w:r>
              <w:rPr>
                <w:color w:val="374151"/>
                <w:sz w:val="15"/>
                <w:szCs w:val="15"/>
              </w:rPr>
              <w:t>Stock/Upload/AI photo</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3" w14:textId="77777777" w:rsidR="00030C3A" w:rsidRDefault="00FC4E48">
            <w:pPr>
              <w:jc w:val="center"/>
            </w:pPr>
            <w:r>
              <w:rPr>
                <w:color w:val="374151"/>
                <w:sz w:val="15"/>
                <w:szCs w:val="15"/>
              </w:rPr>
              <w:t>Animated element pack</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4" w14:textId="77777777" w:rsidR="00030C3A" w:rsidRDefault="00FC4E48">
            <w:pPr>
              <w:jc w:val="center"/>
            </w:pPr>
            <w:r>
              <w:rPr>
                <w:color w:val="374151"/>
                <w:sz w:val="15"/>
                <w:szCs w:val="15"/>
              </w:rPr>
              <w:t>Static BG element</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5" w14:textId="77777777" w:rsidR="00030C3A" w:rsidRDefault="00FC4E48">
            <w:pPr>
              <w:jc w:val="center"/>
            </w:pPr>
            <w:r>
              <w:rPr>
                <w:color w:val="374151"/>
                <w:sz w:val="15"/>
                <w:szCs w:val="15"/>
              </w:rPr>
              <w:t>Stock loop / Upload</w:t>
            </w:r>
          </w:p>
        </w:tc>
        <w:tc>
          <w:tcPr>
            <w:tcW w:w="1165" w:type="dxa"/>
            <w:tcBorders>
              <w:top w:val="single" w:sz="1" w:space="0" w:color="CCCCCC"/>
              <w:left w:val="single" w:sz="1" w:space="0" w:color="CCCCCC"/>
              <w:bottom w:val="single" w:sz="1" w:space="0" w:color="CCCCCC"/>
              <w:right w:val="single" w:sz="1" w:space="0" w:color="CCCCCC"/>
            </w:tcBorders>
            <w:shd w:val="clear" w:color="auto" w:fill="FFF7ED"/>
            <w:tcMar>
              <w:top w:w="80" w:type="dxa"/>
              <w:left w:w="80" w:type="dxa"/>
              <w:bottom w:w="80" w:type="dxa"/>
              <w:right w:w="80" w:type="dxa"/>
            </w:tcMar>
          </w:tcPr>
          <w:p w14:paraId="58846656" w14:textId="77777777" w:rsidR="00030C3A" w:rsidRDefault="00FC4E48">
            <w:pPr>
              <w:jc w:val="center"/>
            </w:pPr>
            <w:r>
              <w:rPr>
                <w:color w:val="374151"/>
                <w:sz w:val="15"/>
                <w:szCs w:val="15"/>
              </w:rPr>
              <w:t>Avatar customisation</w:t>
            </w:r>
          </w:p>
        </w:tc>
      </w:tr>
      <w:tr w:rsidR="00030C3A" w14:paraId="58846660" w14:textId="77777777">
        <w:trPr>
          <w:trHeight w:val="600"/>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80" w:type="dxa"/>
              <w:bottom w:w="80" w:type="dxa"/>
              <w:right w:w="80" w:type="dxa"/>
            </w:tcMar>
          </w:tcPr>
          <w:p w14:paraId="58846658" w14:textId="77777777" w:rsidR="00030C3A" w:rsidRDefault="00FC4E48">
            <w:pPr>
              <w:jc w:val="center"/>
            </w:pPr>
            <w:r>
              <w:rPr>
                <w:b/>
                <w:bCs/>
                <w:color w:val="FFFFFF"/>
                <w:sz w:val="17"/>
                <w:szCs w:val="17"/>
              </w:rPr>
              <w:t>6 Mood</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9"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A"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B"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C"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D"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E" w14:textId="77777777" w:rsidR="00030C3A" w:rsidRDefault="00FC4E48">
            <w:pPr>
              <w:jc w:val="center"/>
            </w:pPr>
            <w:r>
              <w:rPr>
                <w:color w:val="374151"/>
                <w:sz w:val="15"/>
                <w:szCs w:val="15"/>
              </w:rPr>
              <w:t>Qualitative Mood Check</w:t>
            </w:r>
          </w:p>
        </w:tc>
        <w:tc>
          <w:tcPr>
            <w:tcW w:w="1165" w:type="dxa"/>
            <w:tcBorders>
              <w:top w:val="single" w:sz="1" w:space="0" w:color="CCCCCC"/>
              <w:left w:val="single" w:sz="1" w:space="0" w:color="CCCCCC"/>
              <w:bottom w:val="single" w:sz="1" w:space="0" w:color="CCCCCC"/>
              <w:right w:val="single" w:sz="1" w:space="0" w:color="CCCCCC"/>
            </w:tcBorders>
            <w:shd w:val="clear" w:color="auto" w:fill="F0F9FF"/>
            <w:tcMar>
              <w:top w:w="80" w:type="dxa"/>
              <w:left w:w="80" w:type="dxa"/>
              <w:bottom w:w="80" w:type="dxa"/>
              <w:right w:w="80" w:type="dxa"/>
            </w:tcMar>
          </w:tcPr>
          <w:p w14:paraId="5884665F" w14:textId="77777777" w:rsidR="00030C3A" w:rsidRDefault="00FC4E48">
            <w:pPr>
              <w:jc w:val="center"/>
            </w:pPr>
            <w:r>
              <w:rPr>
                <w:color w:val="374151"/>
                <w:sz w:val="15"/>
                <w:szCs w:val="15"/>
              </w:rPr>
              <w:t>Qualitative Mood Check</w:t>
            </w:r>
          </w:p>
        </w:tc>
      </w:tr>
    </w:tbl>
    <w:p w14:paraId="58846661"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30C3A" w14:paraId="58846664" w14:textId="77777777">
        <w:tc>
          <w:tcPr>
            <w:tcW w:w="9360" w:type="dxa"/>
            <w:tcBorders>
              <w:top w:val="single" w:sz="1" w:space="0" w:color="CCCCCC"/>
              <w:left w:val="single" w:sz="1" w:space="0" w:color="CCCCCC"/>
              <w:bottom w:val="single" w:sz="1" w:space="0" w:color="CCCCCC"/>
              <w:right w:val="single" w:sz="1" w:space="0" w:color="CCCCCC"/>
            </w:tcBorders>
            <w:shd w:val="clear" w:color="auto" w:fill="0F172A"/>
            <w:tcMar>
              <w:top w:w="240" w:type="dxa"/>
              <w:left w:w="320" w:type="dxa"/>
              <w:bottom w:w="240" w:type="dxa"/>
              <w:right w:w="320" w:type="dxa"/>
            </w:tcMar>
          </w:tcPr>
          <w:p w14:paraId="58846662" w14:textId="77777777" w:rsidR="00030C3A" w:rsidRDefault="00FC4E48">
            <w:pPr>
              <w:spacing w:after="80"/>
            </w:pPr>
            <w:r>
              <w:rPr>
                <w:b/>
                <w:bCs/>
                <w:color w:val="F59E0B"/>
                <w:sz w:val="28"/>
                <w:szCs w:val="28"/>
              </w:rPr>
              <w:t>Next: Devotion Pack Deep-Dive</w:t>
            </w:r>
          </w:p>
          <w:p w14:paraId="58846663" w14:textId="77777777" w:rsidR="00030C3A" w:rsidRDefault="00FC4E48">
            <w:r>
              <w:rPr>
                <w:color w:val="94A3B8"/>
                <w:sz w:val="17"/>
                <w:szCs w:val="17"/>
              </w:rPr>
              <w:t>After Devotion: Motivational -&gt; Good Morning/Night -&gt; Festival -&gt; Birthday -&gt; Romantic/Shayari -&gt; National/Patriotic</w:t>
            </w:r>
          </w:p>
        </w:tc>
      </w:tr>
    </w:tbl>
    <w:p w14:paraId="58846665" w14:textId="77777777" w:rsidR="00030C3A" w:rsidRDefault="00FC4E48">
      <w:r>
        <w:br w:type="page"/>
      </w:r>
    </w:p>
    <w:p w14:paraId="58846666" w14:textId="77777777" w:rsidR="00030C3A" w:rsidRDefault="00FC4E48">
      <w:pPr>
        <w:spacing w:after="80"/>
      </w:pPr>
      <w:r>
        <w:rPr>
          <w:b/>
          <w:bCs/>
          <w:color w:val="1E3A5F"/>
          <w:sz w:val="44"/>
          <w:szCs w:val="44"/>
        </w:rPr>
        <w:lastRenderedPageBreak/>
        <w:t>Layout Reference</w:t>
      </w:r>
    </w:p>
    <w:p w14:paraId="58846667" w14:textId="77777777" w:rsidR="00030C3A" w:rsidRDefault="00FC4E48">
      <w:pPr>
        <w:spacing w:after="240"/>
      </w:pPr>
      <w:r>
        <w:rPr>
          <w:color w:val="64748B"/>
          <w:sz w:val="22"/>
          <w:szCs w:val="22"/>
        </w:rPr>
        <w:t>Step 2 (Frame / Overlay) + Step 3 (Text &amp; Illustration Layout) -- Reference for all archetypes</w:t>
      </w:r>
    </w:p>
    <w:p w14:paraId="58846668" w14:textId="77777777" w:rsidR="00030C3A" w:rsidRDefault="00FC4E48">
      <w:pPr>
        <w:spacing w:after="100"/>
      </w:pPr>
      <w:r>
        <w:rPr>
          <w:color w:val="374151"/>
        </w:rPr>
        <w:t>Canvas Zone Legend: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337"/>
        <w:gridCol w:w="1337"/>
        <w:gridCol w:w="1337"/>
        <w:gridCol w:w="1337"/>
        <w:gridCol w:w="1337"/>
        <w:gridCol w:w="1337"/>
      </w:tblGrid>
      <w:tr w:rsidR="00030C3A" w14:paraId="58846670" w14:textId="77777777">
        <w:tc>
          <w:tcPr>
            <w:tcW w:w="1337" w:type="dxa"/>
            <w:tcBorders>
              <w:top w:val="single" w:sz="1" w:space="0" w:color="CCCCCC"/>
              <w:left w:val="single" w:sz="1" w:space="0" w:color="CCCCCC"/>
              <w:bottom w:val="single" w:sz="1" w:space="0" w:color="CCCCCC"/>
              <w:right w:val="single" w:sz="1" w:space="0" w:color="CCCCCC"/>
            </w:tcBorders>
            <w:shd w:val="clear" w:color="auto" w:fill="475569"/>
            <w:tcMar>
              <w:top w:w="50" w:type="dxa"/>
              <w:left w:w="60" w:type="dxa"/>
              <w:bottom w:w="50" w:type="dxa"/>
              <w:right w:w="60" w:type="dxa"/>
            </w:tcMar>
          </w:tcPr>
          <w:p w14:paraId="58846669" w14:textId="77777777" w:rsidR="00030C3A" w:rsidRDefault="00FC4E48">
            <w:pPr>
              <w:jc w:val="center"/>
            </w:pPr>
            <w:r>
              <w:rPr>
                <w:color w:val="FFFFFF"/>
                <w:sz w:val="13"/>
                <w:szCs w:val="13"/>
              </w:rPr>
              <w:t>Frame</w:t>
            </w:r>
          </w:p>
        </w:tc>
        <w:tc>
          <w:tcPr>
            <w:tcW w:w="1337" w:type="dxa"/>
            <w:tcBorders>
              <w:top w:val="single" w:sz="1" w:space="0" w:color="CCCCCC"/>
              <w:left w:val="single" w:sz="1" w:space="0" w:color="CCCCCC"/>
              <w:bottom w:val="single" w:sz="1" w:space="0" w:color="CCCCCC"/>
              <w:right w:val="single" w:sz="1" w:space="0" w:color="CCCCCC"/>
            </w:tcBorders>
            <w:shd w:val="clear" w:color="auto" w:fill="DBEAFE"/>
            <w:tcMar>
              <w:top w:w="50" w:type="dxa"/>
              <w:left w:w="60" w:type="dxa"/>
              <w:bottom w:w="50" w:type="dxa"/>
              <w:right w:w="60" w:type="dxa"/>
            </w:tcMar>
          </w:tcPr>
          <w:p w14:paraId="5884666A" w14:textId="77777777" w:rsidR="00030C3A" w:rsidRDefault="00FC4E48">
            <w:pPr>
              <w:jc w:val="center"/>
            </w:pPr>
            <w:r>
              <w:rPr>
                <w:color w:val="1D4ED8"/>
                <w:sz w:val="13"/>
                <w:szCs w:val="13"/>
              </w:rPr>
              <w:t>Text</w:t>
            </w:r>
          </w:p>
        </w:tc>
        <w:tc>
          <w:tcPr>
            <w:tcW w:w="1337" w:type="dxa"/>
            <w:tcBorders>
              <w:top w:val="single" w:sz="1" w:space="0" w:color="CCCCCC"/>
              <w:left w:val="single" w:sz="1" w:space="0" w:color="CCCCCC"/>
              <w:bottom w:val="single" w:sz="1" w:space="0" w:color="CCCCCC"/>
              <w:right w:val="single" w:sz="1" w:space="0" w:color="CCCCCC"/>
            </w:tcBorders>
            <w:shd w:val="clear" w:color="auto" w:fill="FED7AA"/>
            <w:tcMar>
              <w:top w:w="50" w:type="dxa"/>
              <w:left w:w="60" w:type="dxa"/>
              <w:bottom w:w="50" w:type="dxa"/>
              <w:right w:w="60" w:type="dxa"/>
            </w:tcMar>
          </w:tcPr>
          <w:p w14:paraId="5884666B" w14:textId="77777777" w:rsidR="00030C3A" w:rsidRDefault="00FC4E48">
            <w:pPr>
              <w:jc w:val="center"/>
            </w:pPr>
            <w:r>
              <w:rPr>
                <w:color w:val="92400E"/>
                <w:sz w:val="13"/>
                <w:szCs w:val="13"/>
              </w:rPr>
              <w:t>Illus</w:t>
            </w:r>
          </w:p>
        </w:tc>
        <w:tc>
          <w:tcPr>
            <w:tcW w:w="1337" w:type="dxa"/>
            <w:tcBorders>
              <w:top w:val="single" w:sz="1" w:space="0" w:color="CCCCCC"/>
              <w:left w:val="single" w:sz="1" w:space="0" w:color="CCCCCC"/>
              <w:bottom w:val="single" w:sz="1" w:space="0" w:color="CCCCCC"/>
              <w:right w:val="single" w:sz="1" w:space="0" w:color="CCCCCC"/>
            </w:tcBorders>
            <w:shd w:val="clear" w:color="auto" w:fill="F1F5F9"/>
            <w:tcMar>
              <w:top w:w="50" w:type="dxa"/>
              <w:left w:w="60" w:type="dxa"/>
              <w:bottom w:w="50" w:type="dxa"/>
              <w:right w:w="60" w:type="dxa"/>
            </w:tcMar>
          </w:tcPr>
          <w:p w14:paraId="5884666C" w14:textId="77777777" w:rsidR="00030C3A" w:rsidRDefault="00FC4E48">
            <w:pPr>
              <w:jc w:val="center"/>
            </w:pPr>
            <w:r>
              <w:rPr>
                <w:color w:val="94A3B8"/>
                <w:sz w:val="13"/>
                <w:szCs w:val="13"/>
              </w:rPr>
              <w:t>Open</w:t>
            </w:r>
          </w:p>
        </w:tc>
        <w:tc>
          <w:tcPr>
            <w:tcW w:w="1337" w:type="dxa"/>
            <w:tcBorders>
              <w:top w:val="single" w:sz="1" w:space="0" w:color="CCCCCC"/>
              <w:left w:val="single" w:sz="1" w:space="0" w:color="CCCCCC"/>
              <w:bottom w:val="single" w:sz="1" w:space="0" w:color="CCCCCC"/>
              <w:right w:val="single" w:sz="1" w:space="0" w:color="CCCCCC"/>
            </w:tcBorders>
            <w:shd w:val="clear" w:color="auto" w:fill="EDE9FE"/>
            <w:tcMar>
              <w:top w:w="50" w:type="dxa"/>
              <w:left w:w="60" w:type="dxa"/>
              <w:bottom w:w="50" w:type="dxa"/>
              <w:right w:w="60" w:type="dxa"/>
            </w:tcMar>
          </w:tcPr>
          <w:p w14:paraId="5884666D" w14:textId="77777777" w:rsidR="00030C3A" w:rsidRDefault="00FC4E48">
            <w:pPr>
              <w:jc w:val="center"/>
            </w:pPr>
            <w:r>
              <w:rPr>
                <w:color w:val="6D28D9"/>
                <w:sz w:val="13"/>
                <w:szCs w:val="13"/>
              </w:rPr>
              <w:t>Arch</w:t>
            </w:r>
          </w:p>
        </w:tc>
        <w:tc>
          <w:tcPr>
            <w:tcW w:w="1337" w:type="dxa"/>
            <w:tcBorders>
              <w:top w:val="single" w:sz="1" w:space="0" w:color="CCCCCC"/>
              <w:left w:val="single" w:sz="1" w:space="0" w:color="CCCCCC"/>
              <w:bottom w:val="single" w:sz="1" w:space="0" w:color="CCCCCC"/>
              <w:right w:val="single" w:sz="1" w:space="0" w:color="CCCCCC"/>
            </w:tcBorders>
            <w:shd w:val="clear" w:color="auto" w:fill="DCFCE7"/>
            <w:tcMar>
              <w:top w:w="50" w:type="dxa"/>
              <w:left w:w="60" w:type="dxa"/>
              <w:bottom w:w="50" w:type="dxa"/>
              <w:right w:w="60" w:type="dxa"/>
            </w:tcMar>
          </w:tcPr>
          <w:p w14:paraId="5884666E" w14:textId="77777777" w:rsidR="00030C3A" w:rsidRDefault="00FC4E48">
            <w:pPr>
              <w:jc w:val="center"/>
            </w:pPr>
            <w:r>
              <w:rPr>
                <w:color w:val="15803D"/>
                <w:sz w:val="13"/>
                <w:szCs w:val="13"/>
              </w:rPr>
              <w:t>Fade</w:t>
            </w:r>
          </w:p>
        </w:tc>
        <w:tc>
          <w:tcPr>
            <w:tcW w:w="1337" w:type="dxa"/>
            <w:tcBorders>
              <w:top w:val="single" w:sz="1" w:space="0" w:color="CCCCCC"/>
              <w:left w:val="single" w:sz="1" w:space="0" w:color="CCCCCC"/>
              <w:bottom w:val="single" w:sz="1" w:space="0" w:color="CCCCCC"/>
              <w:right w:val="single" w:sz="1" w:space="0" w:color="CCCCCC"/>
            </w:tcBorders>
            <w:shd w:val="clear" w:color="auto" w:fill="CBD5E1"/>
            <w:tcMar>
              <w:top w:w="50" w:type="dxa"/>
              <w:left w:w="60" w:type="dxa"/>
              <w:bottom w:w="50" w:type="dxa"/>
              <w:right w:w="60" w:type="dxa"/>
            </w:tcMar>
          </w:tcPr>
          <w:p w14:paraId="5884666F" w14:textId="77777777" w:rsidR="00030C3A" w:rsidRDefault="00FC4E48">
            <w:pPr>
              <w:jc w:val="center"/>
            </w:pPr>
            <w:r>
              <w:rPr>
                <w:color w:val="334155"/>
                <w:sz w:val="13"/>
                <w:szCs w:val="13"/>
              </w:rPr>
              <w:t>Overlay</w:t>
            </w:r>
          </w:p>
        </w:tc>
      </w:tr>
    </w:tbl>
    <w:p w14:paraId="58846671" w14:textId="77777777" w:rsidR="00030C3A" w:rsidRDefault="00030C3A">
      <w:pPr>
        <w:spacing w:after="160"/>
      </w:pPr>
    </w:p>
    <w:p w14:paraId="58846672" w14:textId="77777777" w:rsidR="00030C3A" w:rsidRDefault="00FC4E48">
      <w:pPr>
        <w:pStyle w:val="Heading1"/>
      </w:pPr>
      <w:r>
        <w:rPr>
          <w:sz w:val="32"/>
          <w:szCs w:val="32"/>
        </w:rPr>
        <w:t>A. Frame Types -- Step 2 (A1 Templates)</w:t>
      </w:r>
    </w:p>
    <w:p w14:paraId="58846673" w14:textId="77777777" w:rsidR="00030C3A" w:rsidRDefault="00FC4E48">
      <w:pPr>
        <w:spacing w:after="100"/>
      </w:pPr>
      <w:r>
        <w:rPr>
          <w:color w:val="374151"/>
        </w:rPr>
        <w:t>Six MECE frame categories. Distinction is structural (which zones are occupied) -- not colour, thickness, or decorative style. Frame STYLE (plain vs ornate with motifs) is chosen in Step 5.</w:t>
      </w:r>
    </w:p>
    <w:p w14:paraId="58846674" w14:textId="77777777" w:rsidR="00030C3A" w:rsidRDefault="00030C3A">
      <w:pPr>
        <w:spacing w:after="160"/>
      </w:pPr>
    </w:p>
    <w:p w14:paraId="58846675" w14:textId="77777777" w:rsidR="00030C3A" w:rsidRDefault="00FC4E48">
      <w:pPr>
        <w:pStyle w:val="Heading2"/>
      </w:pPr>
      <w:r>
        <w:t>F1 -- Full Perimeter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6A2"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67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6" w14:textId="77777777" w:rsidR="00030C3A" w:rsidRDefault="00FC4E48">
                  <w:r>
                    <w:rPr>
                      <w:b/>
                      <w:bCs/>
                      <w:color w:val="475569"/>
                      <w:sz w:val="18"/>
                      <w:szCs w:val="18"/>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7" w14:textId="77777777" w:rsidR="00030C3A" w:rsidRDefault="00FC4E48">
                  <w:r>
                    <w:rPr>
                      <w:color w:val="374151"/>
                      <w:sz w:val="18"/>
                      <w:szCs w:val="18"/>
                    </w:rPr>
                    <w:t>Frame runs along all 4 edges -- complete border enclosing the canvas.</w:t>
                  </w:r>
                </w:p>
              </w:tc>
            </w:tr>
            <w:tr w:rsidR="00030C3A" w14:paraId="5884667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9"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A" w14:textId="77777777" w:rsidR="00030C3A" w:rsidRDefault="00FC4E48">
                  <w:r>
                    <w:rPr>
                      <w:color w:val="374151"/>
                      <w:sz w:val="18"/>
                      <w:szCs w:val="18"/>
                    </w:rPr>
                    <w:t>Header, Footer, Left edge, Right edge.</w:t>
                  </w:r>
                </w:p>
              </w:tc>
            </w:tr>
            <w:tr w:rsidR="00030C3A" w14:paraId="5884667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C"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7D" w14:textId="77777777" w:rsidR="00030C3A" w:rsidRDefault="00FC4E48">
                  <w:r>
                    <w:rPr>
                      <w:color w:val="374151"/>
                      <w:sz w:val="18"/>
                      <w:szCs w:val="18"/>
                    </w:rPr>
                    <w:t>Text stays inside inner content area. Cannot break frame boundary.</w:t>
                  </w:r>
                </w:p>
              </w:tc>
            </w:tr>
            <w:tr w:rsidR="00030C3A" w14:paraId="5884668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7F"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0" w14:textId="77777777" w:rsidR="00030C3A" w:rsidRDefault="00FC4E48">
                  <w:r>
                    <w:rPr>
                      <w:color w:val="374151"/>
                      <w:sz w:val="18"/>
                      <w:szCs w:val="18"/>
                    </w:rPr>
                    <w:t>Illustration confined to inner zone. No edge bleed.</w:t>
                  </w:r>
                </w:p>
              </w:tc>
            </w:tr>
            <w:tr w:rsidR="00030C3A" w14:paraId="5884668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82"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3" w14:textId="77777777" w:rsidR="00030C3A" w:rsidRDefault="00FC4E48">
                  <w:r>
                    <w:rPr>
                      <w:color w:val="374151"/>
                      <w:sz w:val="18"/>
                      <w:szCs w:val="18"/>
                    </w:rPr>
                    <w:t>L3/L4 side columns tightened. L1/L5 lose edge space. L2 works cleanest.</w:t>
                  </w:r>
                </w:p>
              </w:tc>
            </w:tr>
            <w:tr w:rsidR="00030C3A" w14:paraId="5884668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85"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86" w14:textId="77777777" w:rsidR="00030C3A" w:rsidRDefault="00FC4E48">
                  <w:r>
                    <w:rPr>
                      <w:color w:val="374151"/>
                      <w:sz w:val="18"/>
                      <w:szCs w:val="18"/>
                    </w:rPr>
                    <w:t>A1 -- formal, ornate, devotional/traditional festive</w:t>
                  </w:r>
                </w:p>
              </w:tc>
            </w:tr>
          </w:tbl>
          <w:p w14:paraId="58846688"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
              <w:gridCol w:w="1586"/>
              <w:gridCol w:w="407"/>
            </w:tblGrid>
            <w:tr w:rsidR="00030C3A" w14:paraId="5884668C"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9"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A"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8B" w14:textId="77777777" w:rsidR="00030C3A" w:rsidRDefault="00030C3A">
                  <w:pPr>
                    <w:jc w:val="center"/>
                  </w:pPr>
                </w:p>
              </w:tc>
            </w:tr>
            <w:tr w:rsidR="00030C3A" w14:paraId="5884669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D"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E" w14:textId="77777777" w:rsidR="00030C3A" w:rsidRDefault="00FC4E48">
                  <w:pPr>
                    <w:jc w:val="center"/>
                  </w:pPr>
                  <w:r>
                    <w:rPr>
                      <w:color w:val="FFFFFF"/>
                      <w:sz w:val="12"/>
                      <w:szCs w:val="12"/>
                    </w:rPr>
                    <w:t>Frame</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8F" w14:textId="77777777" w:rsidR="00030C3A" w:rsidRDefault="00FC4E48">
                  <w:pPr>
                    <w:jc w:val="center"/>
                  </w:pPr>
                  <w:r>
                    <w:rPr>
                      <w:color w:val="FFFFFF"/>
                      <w:sz w:val="12"/>
                      <w:szCs w:val="12"/>
                    </w:rPr>
                    <w:t>Frame</w:t>
                  </w:r>
                </w:p>
              </w:tc>
            </w:tr>
            <w:tr w:rsidR="00030C3A" w14:paraId="5884669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1"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2"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3" w14:textId="77777777" w:rsidR="00030C3A" w:rsidRDefault="00FC4E48">
                  <w:pPr>
                    <w:jc w:val="center"/>
                  </w:pPr>
                  <w:r>
                    <w:rPr>
                      <w:color w:val="FFFFFF"/>
                      <w:sz w:val="12"/>
                      <w:szCs w:val="12"/>
                    </w:rPr>
                    <w:t>Frame</w:t>
                  </w:r>
                </w:p>
              </w:tc>
            </w:tr>
            <w:tr w:rsidR="00030C3A" w14:paraId="5884669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5"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6" w14:textId="666D614D" w:rsidR="00030C3A" w:rsidRDefault="00FC4E48">
                  <w:pPr>
                    <w:jc w:val="center"/>
                  </w:pPr>
                  <w:r>
                    <w:rPr>
                      <w:color w:val="94A3B8"/>
                      <w:sz w:val="12"/>
                      <w:szCs w:val="12"/>
                    </w:rPr>
                    <w:t xml:space="preserve">Open </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7" w14:textId="77777777" w:rsidR="00030C3A" w:rsidRDefault="00FC4E48">
                  <w:pPr>
                    <w:jc w:val="center"/>
                  </w:pPr>
                  <w:r>
                    <w:rPr>
                      <w:color w:val="FFFFFF"/>
                      <w:sz w:val="12"/>
                      <w:szCs w:val="12"/>
                    </w:rPr>
                    <w:t>Frame</w:t>
                  </w:r>
                </w:p>
              </w:tc>
            </w:tr>
            <w:tr w:rsidR="00030C3A" w14:paraId="5884669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9"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9A"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B" w14:textId="77777777" w:rsidR="00030C3A" w:rsidRDefault="00FC4E48">
                  <w:pPr>
                    <w:jc w:val="center"/>
                  </w:pPr>
                  <w:r>
                    <w:rPr>
                      <w:color w:val="FFFFFF"/>
                      <w:sz w:val="12"/>
                      <w:szCs w:val="12"/>
                    </w:rPr>
                    <w:t>Frame</w:t>
                  </w:r>
                </w:p>
              </w:tc>
            </w:tr>
            <w:tr w:rsidR="00030C3A" w14:paraId="588466A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D" w14:textId="77777777" w:rsidR="00030C3A" w:rsidRDefault="00FC4E48">
                  <w:pPr>
                    <w:jc w:val="center"/>
                  </w:pPr>
                  <w:r>
                    <w:rPr>
                      <w:color w:val="FFFFFF"/>
                      <w:sz w:val="12"/>
                      <w:szCs w:val="12"/>
                    </w:rPr>
                    <w:t>Frame</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E" w14:textId="77777777" w:rsidR="00030C3A" w:rsidRDefault="00FC4E48">
                  <w:pPr>
                    <w:jc w:val="center"/>
                  </w:pPr>
                  <w:r>
                    <w:rPr>
                      <w:color w:val="FFFFFF"/>
                      <w:sz w:val="12"/>
                      <w:szCs w:val="12"/>
                    </w:rPr>
                    <w:t>Frame</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9F" w14:textId="77777777" w:rsidR="00030C3A" w:rsidRDefault="00FC4E48">
                  <w:pPr>
                    <w:jc w:val="center"/>
                  </w:pPr>
                  <w:r>
                    <w:rPr>
                      <w:color w:val="FFFFFF"/>
                      <w:sz w:val="12"/>
                      <w:szCs w:val="12"/>
                    </w:rPr>
                    <w:t>Frame</w:t>
                  </w:r>
                </w:p>
              </w:tc>
            </w:tr>
          </w:tbl>
          <w:p w14:paraId="588466A1" w14:textId="77777777" w:rsidR="00030C3A" w:rsidRDefault="00030C3A"/>
        </w:tc>
      </w:tr>
    </w:tbl>
    <w:p w14:paraId="588466A3" w14:textId="77777777" w:rsidR="00030C3A" w:rsidRDefault="00030C3A">
      <w:pPr>
        <w:spacing w:after="160"/>
      </w:pPr>
    </w:p>
    <w:p w14:paraId="588466A4" w14:textId="77777777" w:rsidR="00030C3A" w:rsidRDefault="00FC4E48">
      <w:pPr>
        <w:pStyle w:val="Heading2"/>
      </w:pPr>
      <w:r>
        <w:t>F2 -- Dual Band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6D1"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6A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5" w14:textId="77777777" w:rsidR="00030C3A" w:rsidRDefault="00FC4E48">
                  <w:r>
                    <w:rPr>
                      <w:b/>
                      <w:bCs/>
                      <w:color w:val="475569"/>
                      <w:sz w:val="18"/>
                      <w:szCs w:val="18"/>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6" w14:textId="77777777" w:rsidR="00030C3A" w:rsidRDefault="00FC4E48">
                  <w:r>
                    <w:rPr>
                      <w:color w:val="374151"/>
                      <w:sz w:val="18"/>
                      <w:szCs w:val="18"/>
                    </w:rPr>
                    <w:t>Straight horizontal bands at header and footer only -- sides fully open.</w:t>
                  </w:r>
                </w:p>
              </w:tc>
            </w:tr>
            <w:tr w:rsidR="00030C3A" w14:paraId="588466A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8"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9" w14:textId="77777777" w:rsidR="00030C3A" w:rsidRDefault="00FC4E48">
                  <w:r>
                    <w:rPr>
                      <w:color w:val="374151"/>
                      <w:sz w:val="18"/>
                      <w:szCs w:val="18"/>
                    </w:rPr>
                    <w:t>Header row + Footer row.</w:t>
                  </w:r>
                </w:p>
              </w:tc>
            </w:tr>
            <w:tr w:rsidR="00030C3A" w14:paraId="588466A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B"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C" w14:textId="77777777" w:rsidR="00030C3A" w:rsidRDefault="00FC4E48">
                  <w:r>
                    <w:rPr>
                      <w:color w:val="374151"/>
                      <w:sz w:val="18"/>
                      <w:szCs w:val="18"/>
                    </w:rPr>
                    <w:t>Text in Upper/Centre/Lower rows only. Cannot overlap bands.</w:t>
                  </w:r>
                </w:p>
              </w:tc>
            </w:tr>
            <w:tr w:rsidR="00030C3A" w14:paraId="588466B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AE"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AF" w14:textId="77777777" w:rsidR="00030C3A" w:rsidRDefault="00FC4E48">
                  <w:r>
                    <w:rPr>
                      <w:color w:val="374151"/>
                      <w:sz w:val="18"/>
                      <w:szCs w:val="18"/>
                    </w:rPr>
                    <w:t>Centre rows fully available. Full horizontal width.</w:t>
                  </w:r>
                </w:p>
              </w:tc>
            </w:tr>
            <w:tr w:rsidR="00030C3A" w14:paraId="588466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B1"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B2" w14:textId="77777777" w:rsidR="00030C3A" w:rsidRDefault="00FC4E48">
                  <w:r>
                    <w:rPr>
                      <w:color w:val="374151"/>
                      <w:sz w:val="18"/>
                      <w:szCs w:val="18"/>
                    </w:rPr>
                    <w:t>L1 loses top illustration space. L5 loses footer anchor.</w:t>
                  </w:r>
                </w:p>
              </w:tc>
            </w:tr>
            <w:tr w:rsidR="00030C3A" w14:paraId="588466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B4"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B5" w14:textId="77777777" w:rsidR="00030C3A" w:rsidRDefault="00FC4E48">
                  <w:r>
                    <w:rPr>
                      <w:color w:val="374151"/>
                      <w:sz w:val="18"/>
                      <w:szCs w:val="18"/>
                    </w:rPr>
                    <w:t>A1 -- magazine-style, banner cards, clean structured</w:t>
                  </w:r>
                </w:p>
              </w:tc>
            </w:tr>
          </w:tbl>
          <w:p w14:paraId="588466B7"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6BB"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8"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9"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BA" w14:textId="77777777" w:rsidR="00030C3A" w:rsidRDefault="00030C3A">
                  <w:pPr>
                    <w:jc w:val="center"/>
                  </w:pPr>
                </w:p>
              </w:tc>
            </w:tr>
            <w:tr w:rsidR="00030C3A" w14:paraId="588466BF"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C" w14:textId="77777777" w:rsidR="00030C3A" w:rsidRDefault="00FC4E48">
                  <w:pPr>
                    <w:jc w:val="center"/>
                  </w:pPr>
                  <w:r>
                    <w:rPr>
                      <w:color w:val="FFFFFF"/>
                      <w:sz w:val="12"/>
                      <w:szCs w:val="12"/>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D" w14:textId="77777777" w:rsidR="00030C3A" w:rsidRDefault="00FC4E48">
                  <w:pPr>
                    <w:jc w:val="center"/>
                  </w:pPr>
                  <w:r>
                    <w:rPr>
                      <w:color w:val="FFFFFF"/>
                      <w:sz w:val="12"/>
                      <w:szCs w:val="12"/>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BE" w14:textId="77777777" w:rsidR="00030C3A" w:rsidRDefault="00FC4E48">
                  <w:pPr>
                    <w:jc w:val="center"/>
                  </w:pPr>
                  <w:r>
                    <w:rPr>
                      <w:color w:val="FFFFFF"/>
                      <w:sz w:val="12"/>
                      <w:szCs w:val="12"/>
                    </w:rPr>
                    <w:t>Band</w:t>
                  </w:r>
                </w:p>
              </w:tc>
            </w:tr>
            <w:tr w:rsidR="00030C3A" w14:paraId="588466C3"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0"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1"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2" w14:textId="77777777" w:rsidR="00030C3A" w:rsidRDefault="00FC4E48">
                  <w:pPr>
                    <w:jc w:val="center"/>
                  </w:pPr>
                  <w:r>
                    <w:rPr>
                      <w:color w:val="94A3B8"/>
                      <w:sz w:val="12"/>
                      <w:szCs w:val="12"/>
                    </w:rPr>
                    <w:t>Open</w:t>
                  </w:r>
                </w:p>
              </w:tc>
            </w:tr>
            <w:tr w:rsidR="00030C3A" w14:paraId="588466C7"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4"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5"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6" w14:textId="77777777" w:rsidR="00030C3A" w:rsidRDefault="00FC4E48">
                  <w:pPr>
                    <w:jc w:val="center"/>
                  </w:pPr>
                  <w:r>
                    <w:rPr>
                      <w:color w:val="94A3B8"/>
                      <w:sz w:val="12"/>
                      <w:szCs w:val="12"/>
                    </w:rPr>
                    <w:t>Open</w:t>
                  </w:r>
                </w:p>
              </w:tc>
            </w:tr>
            <w:tr w:rsidR="00030C3A" w14:paraId="588466CB"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8"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9"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CA" w14:textId="77777777" w:rsidR="00030C3A" w:rsidRDefault="00FC4E48">
                  <w:pPr>
                    <w:jc w:val="center"/>
                  </w:pPr>
                  <w:r>
                    <w:rPr>
                      <w:color w:val="94A3B8"/>
                      <w:sz w:val="12"/>
                      <w:szCs w:val="12"/>
                    </w:rPr>
                    <w:t>Open</w:t>
                  </w:r>
                </w:p>
              </w:tc>
            </w:tr>
            <w:tr w:rsidR="00030C3A" w14:paraId="588466CF"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C" w14:textId="77777777" w:rsidR="00030C3A" w:rsidRDefault="00FC4E48">
                  <w:pPr>
                    <w:jc w:val="center"/>
                  </w:pPr>
                  <w:r>
                    <w:rPr>
                      <w:color w:val="FFFFFF"/>
                      <w:sz w:val="12"/>
                      <w:szCs w:val="12"/>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D" w14:textId="77777777" w:rsidR="00030C3A" w:rsidRDefault="00FC4E48">
                  <w:pPr>
                    <w:jc w:val="center"/>
                  </w:pPr>
                  <w:r>
                    <w:rPr>
                      <w:color w:val="FFFFFF"/>
                      <w:sz w:val="12"/>
                      <w:szCs w:val="12"/>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CE" w14:textId="77777777" w:rsidR="00030C3A" w:rsidRDefault="00FC4E48">
                  <w:pPr>
                    <w:jc w:val="center"/>
                  </w:pPr>
                  <w:r>
                    <w:rPr>
                      <w:color w:val="FFFFFF"/>
                      <w:sz w:val="12"/>
                      <w:szCs w:val="12"/>
                    </w:rPr>
                    <w:t>Band</w:t>
                  </w:r>
                </w:p>
              </w:tc>
            </w:tr>
          </w:tbl>
          <w:p w14:paraId="588466D0" w14:textId="77777777" w:rsidR="00030C3A" w:rsidRDefault="00030C3A"/>
        </w:tc>
      </w:tr>
    </w:tbl>
    <w:p w14:paraId="588466D2" w14:textId="77777777" w:rsidR="00030C3A" w:rsidRDefault="00030C3A">
      <w:pPr>
        <w:spacing w:after="160"/>
      </w:pPr>
    </w:p>
    <w:p w14:paraId="588466D3" w14:textId="77777777" w:rsidR="00030C3A" w:rsidRDefault="00FC4E48">
      <w:pPr>
        <w:pStyle w:val="Heading2"/>
      </w:pPr>
      <w:r>
        <w:t>F3 -- Single Band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0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6D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4" w14:textId="77777777" w:rsidR="00030C3A" w:rsidRDefault="00FC4E48">
                  <w:r>
                    <w:rPr>
                      <w:b/>
                      <w:bCs/>
                      <w:color w:val="475569"/>
                      <w:sz w:val="18"/>
                      <w:szCs w:val="18"/>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5" w14:textId="77777777" w:rsidR="00030C3A" w:rsidRDefault="00FC4E48">
                  <w:r>
                    <w:rPr>
                      <w:color w:val="374151"/>
                      <w:sz w:val="18"/>
                      <w:szCs w:val="18"/>
                    </w:rPr>
                    <w:t>One edge only -- footer band or header bar (not both).</w:t>
                  </w:r>
                </w:p>
              </w:tc>
            </w:tr>
            <w:tr w:rsidR="00030C3A" w14:paraId="588466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7"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8" w14:textId="77777777" w:rsidR="00030C3A" w:rsidRDefault="00FC4E48">
                  <w:r>
                    <w:rPr>
                      <w:color w:val="374151"/>
                      <w:sz w:val="18"/>
                      <w:szCs w:val="18"/>
                    </w:rPr>
                    <w:t>Header OR Footer row only.</w:t>
                  </w:r>
                </w:p>
              </w:tc>
            </w:tr>
            <w:tr w:rsidR="00030C3A" w14:paraId="588466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A"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B" w14:textId="77777777" w:rsidR="00030C3A" w:rsidRDefault="00FC4E48">
                  <w:r>
                    <w:rPr>
                      <w:color w:val="374151"/>
                      <w:sz w:val="18"/>
                      <w:szCs w:val="18"/>
                    </w:rPr>
                    <w:t>One end anchored; rest of canvas fully open.</w:t>
                  </w:r>
                </w:p>
              </w:tc>
            </w:tr>
            <w:tr w:rsidR="00030C3A" w14:paraId="588466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DD"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DE" w14:textId="77777777" w:rsidR="00030C3A" w:rsidRDefault="00FC4E48">
                  <w:r>
                    <w:rPr>
                      <w:color w:val="374151"/>
                      <w:sz w:val="18"/>
                      <w:szCs w:val="18"/>
                    </w:rPr>
                    <w:t>Maximum freedom -- 4 of 5 rows fully available.</w:t>
                  </w:r>
                </w:p>
              </w:tc>
            </w:tr>
            <w:tr w:rsidR="00030C3A" w14:paraId="588466E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E0"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E1" w14:textId="77777777" w:rsidR="00030C3A" w:rsidRDefault="00FC4E48">
                  <w:r>
                    <w:rPr>
                      <w:color w:val="374151"/>
                      <w:sz w:val="18"/>
                      <w:szCs w:val="18"/>
                    </w:rPr>
                    <w:t>Minimal -- all 5 layouts compatible.</w:t>
                  </w:r>
                </w:p>
              </w:tc>
            </w:tr>
            <w:tr w:rsidR="00030C3A" w14:paraId="588466E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6E3"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6E4" w14:textId="77777777" w:rsidR="00030C3A" w:rsidRDefault="00FC4E48">
                  <w:r>
                    <w:rPr>
                      <w:color w:val="374151"/>
                      <w:sz w:val="18"/>
                      <w:szCs w:val="18"/>
                    </w:rPr>
                    <w:t>A1 -- understated, minimal, modern</w:t>
                  </w:r>
                </w:p>
              </w:tc>
            </w:tr>
          </w:tbl>
          <w:p w14:paraId="588466E6"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6E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7"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8"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6E9" w14:textId="77777777" w:rsidR="00030C3A" w:rsidRDefault="00030C3A">
                  <w:pPr>
                    <w:jc w:val="center"/>
                  </w:pPr>
                </w:p>
              </w:tc>
            </w:tr>
            <w:tr w:rsidR="00030C3A" w14:paraId="588466E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B"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C"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D" w14:textId="77777777" w:rsidR="00030C3A" w:rsidRDefault="00FC4E48">
                  <w:pPr>
                    <w:jc w:val="center"/>
                  </w:pPr>
                  <w:r>
                    <w:rPr>
                      <w:color w:val="94A3B8"/>
                      <w:sz w:val="12"/>
                      <w:szCs w:val="12"/>
                    </w:rPr>
                    <w:t>Open</w:t>
                  </w:r>
                </w:p>
              </w:tc>
            </w:tr>
            <w:tr w:rsidR="00030C3A" w14:paraId="588466F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EF"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0"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1" w14:textId="77777777" w:rsidR="00030C3A" w:rsidRDefault="00FC4E48">
                  <w:pPr>
                    <w:jc w:val="center"/>
                  </w:pPr>
                  <w:r>
                    <w:rPr>
                      <w:color w:val="94A3B8"/>
                      <w:sz w:val="12"/>
                      <w:szCs w:val="12"/>
                    </w:rPr>
                    <w:t>Open</w:t>
                  </w:r>
                </w:p>
              </w:tc>
            </w:tr>
            <w:tr w:rsidR="00030C3A" w14:paraId="588466F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3"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4"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5" w14:textId="77777777" w:rsidR="00030C3A" w:rsidRDefault="00FC4E48">
                  <w:pPr>
                    <w:jc w:val="center"/>
                  </w:pPr>
                  <w:r>
                    <w:rPr>
                      <w:color w:val="94A3B8"/>
                      <w:sz w:val="12"/>
                      <w:szCs w:val="12"/>
                    </w:rPr>
                    <w:t>Open</w:t>
                  </w:r>
                </w:p>
              </w:tc>
            </w:tr>
            <w:tr w:rsidR="00030C3A" w14:paraId="588466F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7"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8"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6F9" w14:textId="77777777" w:rsidR="00030C3A" w:rsidRDefault="00FC4E48">
                  <w:pPr>
                    <w:jc w:val="center"/>
                  </w:pPr>
                  <w:r>
                    <w:rPr>
                      <w:color w:val="94A3B8"/>
                      <w:sz w:val="12"/>
                      <w:szCs w:val="12"/>
                    </w:rPr>
                    <w:t>Open</w:t>
                  </w:r>
                </w:p>
              </w:tc>
            </w:tr>
            <w:tr w:rsidR="00030C3A" w14:paraId="588466F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B" w14:textId="77777777" w:rsidR="00030C3A" w:rsidRDefault="00FC4E48">
                  <w:pPr>
                    <w:jc w:val="center"/>
                  </w:pPr>
                  <w:r>
                    <w:rPr>
                      <w:color w:val="FFFFFF"/>
                      <w:sz w:val="12"/>
                      <w:szCs w:val="12"/>
                    </w:rPr>
                    <w:t>Band</w:t>
                  </w:r>
                </w:p>
              </w:tc>
              <w:tc>
                <w:tcPr>
                  <w:tcW w:w="168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C" w14:textId="77777777" w:rsidR="00030C3A" w:rsidRDefault="00FC4E48">
                  <w:pPr>
                    <w:jc w:val="center"/>
                  </w:pPr>
                  <w:r>
                    <w:rPr>
                      <w:color w:val="FFFFFF"/>
                      <w:sz w:val="12"/>
                      <w:szCs w:val="12"/>
                    </w:rPr>
                    <w:t>Band</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6FD" w14:textId="77777777" w:rsidR="00030C3A" w:rsidRDefault="00FC4E48">
                  <w:pPr>
                    <w:jc w:val="center"/>
                  </w:pPr>
                  <w:r>
                    <w:rPr>
                      <w:color w:val="FFFFFF"/>
                      <w:sz w:val="12"/>
                      <w:szCs w:val="12"/>
                    </w:rPr>
                    <w:t>Band</w:t>
                  </w:r>
                </w:p>
              </w:tc>
            </w:tr>
          </w:tbl>
          <w:p w14:paraId="588466FF" w14:textId="77777777" w:rsidR="00030C3A" w:rsidRDefault="00030C3A"/>
        </w:tc>
      </w:tr>
    </w:tbl>
    <w:p w14:paraId="58846701" w14:textId="77777777" w:rsidR="00030C3A" w:rsidRDefault="00030C3A">
      <w:pPr>
        <w:spacing w:after="160"/>
      </w:pPr>
    </w:p>
    <w:p w14:paraId="58846702" w14:textId="77777777" w:rsidR="00030C3A" w:rsidRDefault="00FC4E48">
      <w:pPr>
        <w:pStyle w:val="Heading2"/>
      </w:pPr>
      <w:r>
        <w:t>F4 -- Corner Accents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2F"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0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3" w14:textId="77777777" w:rsidR="00030C3A" w:rsidRDefault="00FC4E48">
                  <w:r>
                    <w:rPr>
                      <w:b/>
                      <w:bCs/>
                      <w:color w:val="475569"/>
                      <w:sz w:val="18"/>
                      <w:szCs w:val="18"/>
                    </w:rPr>
                    <w:lastRenderedPageBreak/>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4" w14:textId="77777777" w:rsidR="00030C3A" w:rsidRDefault="00FC4E48">
                  <w:r>
                    <w:rPr>
                      <w:color w:val="374151"/>
                      <w:sz w:val="18"/>
                      <w:szCs w:val="18"/>
                    </w:rPr>
                    <w:t>Small decorative patches at corners only.</w:t>
                  </w:r>
                </w:p>
              </w:tc>
            </w:tr>
            <w:tr w:rsidR="00030C3A" w14:paraId="5884670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6"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7" w14:textId="77777777" w:rsidR="00030C3A" w:rsidRDefault="00FC4E48">
                  <w:r>
                    <w:rPr>
                      <w:color w:val="374151"/>
                      <w:sz w:val="18"/>
                      <w:szCs w:val="18"/>
                    </w:rPr>
                    <w:t>Corner patches only (4 corners).</w:t>
                  </w:r>
                </w:p>
              </w:tc>
            </w:tr>
            <w:tr w:rsidR="00030C3A" w14:paraId="5884670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9"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A" w14:textId="77777777" w:rsidR="00030C3A" w:rsidRDefault="00FC4E48">
                  <w:r>
                    <w:rPr>
                      <w:color w:val="374151"/>
                      <w:sz w:val="18"/>
                      <w:szCs w:val="18"/>
                    </w:rPr>
                    <w:t>Text anywhere. Avoid placing primary text over corner patch.</w:t>
                  </w:r>
                </w:p>
              </w:tc>
            </w:tr>
            <w:tr w:rsidR="00030C3A" w14:paraId="5884670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C"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0D" w14:textId="77777777" w:rsidR="00030C3A" w:rsidRDefault="00FC4E48">
                  <w:r>
                    <w:rPr>
                      <w:color w:val="374151"/>
                      <w:sz w:val="18"/>
                      <w:szCs w:val="18"/>
                    </w:rPr>
                    <w:t>All zones fully open.</w:t>
                  </w:r>
                </w:p>
              </w:tc>
            </w:tr>
            <w:tr w:rsidR="00030C3A" w14:paraId="5884671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0F"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10" w14:textId="77777777" w:rsidR="00030C3A" w:rsidRDefault="00FC4E48">
                  <w:r>
                    <w:rPr>
                      <w:color w:val="374151"/>
                      <w:sz w:val="18"/>
                      <w:szCs w:val="18"/>
                    </w:rPr>
                    <w:t>Nothing -- all 5 layouts fully compatible.</w:t>
                  </w:r>
                </w:p>
              </w:tc>
            </w:tr>
            <w:tr w:rsidR="00030C3A" w14:paraId="5884671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12"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13" w14:textId="77777777" w:rsidR="00030C3A" w:rsidRDefault="00FC4E48">
                  <w:r>
                    <w:rPr>
                      <w:color w:val="374151"/>
                      <w:sz w:val="18"/>
                      <w:szCs w:val="18"/>
                    </w:rPr>
                    <w:t>A1/A2 -- elegant, versatile; pairs with every layout</w:t>
                  </w:r>
                </w:p>
              </w:tc>
            </w:tr>
          </w:tbl>
          <w:p w14:paraId="58846715"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7"/>
              <w:gridCol w:w="1546"/>
              <w:gridCol w:w="427"/>
            </w:tblGrid>
            <w:tr w:rsidR="00030C3A" w14:paraId="58846719"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6"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7"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18" w14:textId="77777777" w:rsidR="00030C3A" w:rsidRDefault="00030C3A">
                  <w:pPr>
                    <w:jc w:val="center"/>
                  </w:pPr>
                </w:p>
              </w:tc>
            </w:tr>
            <w:tr w:rsidR="00030C3A" w14:paraId="5884671D"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1A" w14:textId="77777777" w:rsidR="00030C3A" w:rsidRDefault="00FC4E48">
                  <w:pPr>
                    <w:jc w:val="center"/>
                  </w:pPr>
                  <w:r>
                    <w:rPr>
                      <w:color w:val="FFFFFF"/>
                      <w:sz w:val="12"/>
                      <w:szCs w:val="12"/>
                    </w:rPr>
                    <w:t>Corner</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B"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1C" w14:textId="77777777" w:rsidR="00030C3A" w:rsidRDefault="00FC4E48">
                  <w:pPr>
                    <w:jc w:val="center"/>
                  </w:pPr>
                  <w:r>
                    <w:rPr>
                      <w:color w:val="FFFFFF"/>
                      <w:sz w:val="12"/>
                      <w:szCs w:val="12"/>
                    </w:rPr>
                    <w:t>Corner</w:t>
                  </w:r>
                </w:p>
              </w:tc>
            </w:tr>
            <w:tr w:rsidR="00030C3A" w14:paraId="58846721"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E"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1F"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0" w14:textId="77777777" w:rsidR="00030C3A" w:rsidRDefault="00FC4E48">
                  <w:pPr>
                    <w:jc w:val="center"/>
                  </w:pPr>
                  <w:r>
                    <w:rPr>
                      <w:color w:val="94A3B8"/>
                      <w:sz w:val="12"/>
                      <w:szCs w:val="12"/>
                    </w:rPr>
                    <w:t>Open</w:t>
                  </w:r>
                </w:p>
              </w:tc>
            </w:tr>
            <w:tr w:rsidR="00030C3A" w14:paraId="58846725"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2"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3"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4" w14:textId="77777777" w:rsidR="00030C3A" w:rsidRDefault="00FC4E48">
                  <w:pPr>
                    <w:jc w:val="center"/>
                  </w:pPr>
                  <w:r>
                    <w:rPr>
                      <w:color w:val="94A3B8"/>
                      <w:sz w:val="12"/>
                      <w:szCs w:val="12"/>
                    </w:rPr>
                    <w:t>Open</w:t>
                  </w:r>
                </w:p>
              </w:tc>
            </w:tr>
            <w:tr w:rsidR="00030C3A" w14:paraId="58846729"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6"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7"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8" w14:textId="77777777" w:rsidR="00030C3A" w:rsidRDefault="00FC4E48">
                  <w:pPr>
                    <w:jc w:val="center"/>
                  </w:pPr>
                  <w:r>
                    <w:rPr>
                      <w:color w:val="94A3B8"/>
                      <w:sz w:val="12"/>
                      <w:szCs w:val="12"/>
                    </w:rPr>
                    <w:t>Open</w:t>
                  </w:r>
                </w:p>
              </w:tc>
            </w:tr>
            <w:tr w:rsidR="00030C3A" w14:paraId="5884672D"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2A" w14:textId="77777777" w:rsidR="00030C3A" w:rsidRDefault="00FC4E48">
                  <w:pPr>
                    <w:jc w:val="center"/>
                  </w:pPr>
                  <w:r>
                    <w:rPr>
                      <w:color w:val="FFFFFF"/>
                      <w:sz w:val="12"/>
                      <w:szCs w:val="12"/>
                    </w:rPr>
                    <w:t>Corner</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2B"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475569"/>
                  <w:tcMar>
                    <w:top w:w="30" w:type="dxa"/>
                    <w:left w:w="30" w:type="dxa"/>
                    <w:bottom w:w="30" w:type="dxa"/>
                    <w:right w:w="30" w:type="dxa"/>
                  </w:tcMar>
                  <w:vAlign w:val="center"/>
                </w:tcPr>
                <w:p w14:paraId="5884672C" w14:textId="77777777" w:rsidR="00030C3A" w:rsidRDefault="00FC4E48">
                  <w:pPr>
                    <w:jc w:val="center"/>
                  </w:pPr>
                  <w:r>
                    <w:rPr>
                      <w:color w:val="FFFFFF"/>
                      <w:sz w:val="12"/>
                      <w:szCs w:val="12"/>
                    </w:rPr>
                    <w:t>Corner</w:t>
                  </w:r>
                </w:p>
              </w:tc>
            </w:tr>
          </w:tbl>
          <w:p w14:paraId="5884672E" w14:textId="77777777" w:rsidR="00030C3A" w:rsidRDefault="00030C3A"/>
        </w:tc>
      </w:tr>
    </w:tbl>
    <w:p w14:paraId="58846730" w14:textId="77777777" w:rsidR="00030C3A" w:rsidRDefault="00030C3A">
      <w:pPr>
        <w:spacing w:after="160"/>
      </w:pPr>
    </w:p>
    <w:p w14:paraId="58846731" w14:textId="77777777" w:rsidR="00030C3A" w:rsidRDefault="00FC4E48">
      <w:pPr>
        <w:pStyle w:val="Heading2"/>
      </w:pPr>
      <w:r>
        <w:t>F5 -- Arch / Canopy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5E"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3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2" w14:textId="77777777" w:rsidR="00030C3A" w:rsidRDefault="00FC4E48">
                  <w:r>
                    <w:rPr>
                      <w:b/>
                      <w:bCs/>
                      <w:color w:val="475569"/>
                      <w:sz w:val="18"/>
                      <w:szCs w:val="18"/>
                    </w:rPr>
                    <w:t>Principle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3" w14:textId="77777777" w:rsidR="00030C3A" w:rsidRDefault="00FC4E48">
                  <w:r>
                    <w:rPr>
                      <w:color w:val="374151"/>
                      <w:sz w:val="18"/>
                      <w:szCs w:val="18"/>
                    </w:rPr>
                    <w:t>Curved arch overhead -- occupies header zone and upper side patches.</w:t>
                  </w:r>
                </w:p>
              </w:tc>
            </w:tr>
            <w:tr w:rsidR="00030C3A" w14:paraId="5884673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5" w14:textId="77777777" w:rsidR="00030C3A" w:rsidRDefault="00FC4E48">
                  <w:r>
                    <w:rPr>
                      <w:b/>
                      <w:bCs/>
                      <w:color w:val="475569"/>
                      <w:sz w:val="18"/>
                      <w:szCs w:val="18"/>
                    </w:rPr>
                    <w:t>Zones Blocked</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6" w14:textId="77777777" w:rsidR="00030C3A" w:rsidRDefault="00FC4E48">
                  <w:r>
                    <w:rPr>
                      <w:color w:val="374151"/>
                      <w:sz w:val="18"/>
                      <w:szCs w:val="18"/>
                    </w:rPr>
                    <w:t>Header row + partial Upper-Left and Upper-Right.</w:t>
                  </w:r>
                </w:p>
              </w:tc>
            </w:tr>
            <w:tr w:rsidR="00030C3A" w14:paraId="5884673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8" w14:textId="77777777" w:rsidR="00030C3A" w:rsidRDefault="00FC4E48">
                  <w:r>
                    <w:rPr>
                      <w:b/>
                      <w:bCs/>
                      <w:color w:val="475569"/>
                      <w:sz w:val="18"/>
                      <w:szCs w:val="18"/>
                    </w:rPr>
                    <w:t>Text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9" w14:textId="77777777" w:rsidR="00030C3A" w:rsidRDefault="00FC4E48">
                  <w:r>
                    <w:rPr>
                      <w:color w:val="374151"/>
                      <w:sz w:val="18"/>
                      <w:szCs w:val="18"/>
                    </w:rPr>
                    <w:t>Primary text at Upper-Centre or Centre row. Avoid Header for text.</w:t>
                  </w:r>
                </w:p>
              </w:tc>
            </w:tr>
            <w:tr w:rsidR="00030C3A" w14:paraId="5884673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B" w14:textId="77777777" w:rsidR="00030C3A" w:rsidRDefault="00FC4E48">
                  <w:r>
                    <w:rPr>
                      <w:b/>
                      <w:bCs/>
                      <w:color w:val="475569"/>
                      <w:sz w:val="18"/>
                      <w:szCs w:val="18"/>
                    </w:rPr>
                    <w:t>Illus Rules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C" w14:textId="77777777" w:rsidR="00030C3A" w:rsidRDefault="00FC4E48">
                  <w:r>
                    <w:rPr>
                      <w:color w:val="374151"/>
                      <w:sz w:val="18"/>
                      <w:szCs w:val="18"/>
                    </w:rPr>
                    <w:t>Illustration in Lower/Footer. Side columns open from Centre down.</w:t>
                  </w:r>
                </w:p>
              </w:tc>
            </w:tr>
            <w:tr w:rsidR="00030C3A" w14:paraId="5884674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3E" w14:textId="77777777" w:rsidR="00030C3A" w:rsidRDefault="00FC4E48">
                  <w:r>
                    <w:rPr>
                      <w:b/>
                      <w:bCs/>
                      <w:color w:val="475569"/>
                      <w:sz w:val="18"/>
                      <w:szCs w:val="18"/>
                    </w:rPr>
                    <w:t>Eliminates</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3F" w14:textId="77777777" w:rsidR="00030C3A" w:rsidRDefault="00FC4E48">
                  <w:r>
                    <w:rPr>
                      <w:color w:val="374151"/>
                      <w:sz w:val="18"/>
                      <w:szCs w:val="18"/>
                    </w:rPr>
                    <w:t>L1 (Text Top) constrained -- arch is at header. L5 pairs perfectly.</w:t>
                  </w:r>
                </w:p>
              </w:tc>
            </w:tr>
            <w:tr w:rsidR="00030C3A" w14:paraId="5884674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41"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42" w14:textId="77777777" w:rsidR="00030C3A" w:rsidRDefault="00FC4E48">
                  <w:r>
                    <w:rPr>
                      <w:color w:val="374151"/>
                      <w:sz w:val="18"/>
                      <w:szCs w:val="18"/>
                    </w:rPr>
                    <w:t>A1 -- devotional, ceremonial (deity arch, lotus canopy, Diwali torans)</w:t>
                  </w:r>
                </w:p>
              </w:tc>
            </w:tr>
          </w:tbl>
          <w:p w14:paraId="58846744"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748"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5"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6"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47" w14:textId="77777777" w:rsidR="00030C3A" w:rsidRDefault="00030C3A">
                  <w:pPr>
                    <w:jc w:val="center"/>
                  </w:pPr>
                </w:p>
              </w:tc>
            </w:tr>
            <w:tr w:rsidR="00030C3A" w14:paraId="5884674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9" w14:textId="77777777" w:rsidR="00030C3A" w:rsidRDefault="00FC4E48">
                  <w:pPr>
                    <w:jc w:val="center"/>
                  </w:pPr>
                  <w:r>
                    <w:rPr>
                      <w:color w:val="6D28D9"/>
                      <w:sz w:val="12"/>
                      <w:szCs w:val="12"/>
                    </w:rPr>
                    <w:t>Arch</w:t>
                  </w:r>
                </w:p>
              </w:tc>
              <w:tc>
                <w:tcPr>
                  <w:tcW w:w="168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A" w14:textId="77777777" w:rsidR="00030C3A" w:rsidRDefault="00FC4E48">
                  <w:pPr>
                    <w:jc w:val="center"/>
                  </w:pPr>
                  <w:r>
                    <w:rPr>
                      <w:color w:val="6D28D9"/>
                      <w:sz w:val="12"/>
                      <w:szCs w:val="12"/>
                    </w:rPr>
                    <w:t>Arch</w:t>
                  </w:r>
                </w:p>
              </w:tc>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B" w14:textId="77777777" w:rsidR="00030C3A" w:rsidRDefault="00FC4E48">
                  <w:pPr>
                    <w:jc w:val="center"/>
                  </w:pPr>
                  <w:r>
                    <w:rPr>
                      <w:color w:val="6D28D9"/>
                      <w:sz w:val="12"/>
                      <w:szCs w:val="12"/>
                    </w:rPr>
                    <w:t>Arch</w:t>
                  </w:r>
                </w:p>
              </w:tc>
            </w:tr>
            <w:tr w:rsidR="00030C3A" w14:paraId="5884675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D" w14:textId="77777777" w:rsidR="00030C3A" w:rsidRDefault="00FC4E48">
                  <w:pPr>
                    <w:jc w:val="center"/>
                  </w:pPr>
                  <w:r>
                    <w:rPr>
                      <w:color w:val="6D28D9"/>
                      <w:sz w:val="12"/>
                      <w:szCs w:val="12"/>
                    </w:rPr>
                    <w:t>Arch</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4E"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EDE9FE"/>
                  <w:tcMar>
                    <w:top w:w="30" w:type="dxa"/>
                    <w:left w:w="30" w:type="dxa"/>
                    <w:bottom w:w="30" w:type="dxa"/>
                    <w:right w:w="30" w:type="dxa"/>
                  </w:tcMar>
                  <w:vAlign w:val="center"/>
                </w:tcPr>
                <w:p w14:paraId="5884674F" w14:textId="77777777" w:rsidR="00030C3A" w:rsidRDefault="00FC4E48">
                  <w:pPr>
                    <w:jc w:val="center"/>
                  </w:pPr>
                  <w:r>
                    <w:rPr>
                      <w:color w:val="6D28D9"/>
                      <w:sz w:val="12"/>
                      <w:szCs w:val="12"/>
                    </w:rPr>
                    <w:t>Arch</w:t>
                  </w:r>
                </w:p>
              </w:tc>
            </w:tr>
            <w:tr w:rsidR="00030C3A" w14:paraId="5884675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1"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2"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3" w14:textId="77777777" w:rsidR="00030C3A" w:rsidRDefault="00FC4E48">
                  <w:pPr>
                    <w:jc w:val="center"/>
                  </w:pPr>
                  <w:r>
                    <w:rPr>
                      <w:color w:val="94A3B8"/>
                      <w:sz w:val="12"/>
                      <w:szCs w:val="12"/>
                    </w:rPr>
                    <w:t>Open</w:t>
                  </w:r>
                </w:p>
              </w:tc>
            </w:tr>
            <w:tr w:rsidR="00030C3A" w14:paraId="5884675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5"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6"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7" w14:textId="77777777" w:rsidR="00030C3A" w:rsidRDefault="00FC4E48">
                  <w:pPr>
                    <w:jc w:val="center"/>
                  </w:pPr>
                  <w:r>
                    <w:rPr>
                      <w:color w:val="94A3B8"/>
                      <w:sz w:val="12"/>
                      <w:szCs w:val="12"/>
                    </w:rPr>
                    <w:t>Open</w:t>
                  </w:r>
                </w:p>
              </w:tc>
            </w:tr>
            <w:tr w:rsidR="00030C3A" w14:paraId="5884675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9" w14:textId="77777777" w:rsidR="00030C3A" w:rsidRDefault="00FC4E48">
                  <w:pPr>
                    <w:jc w:val="center"/>
                  </w:pPr>
                  <w:r>
                    <w:rPr>
                      <w:color w:val="94A3B8"/>
                      <w:sz w:val="12"/>
                      <w:szCs w:val="12"/>
                    </w:rPr>
                    <w:t>Open</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A" w14:textId="77777777" w:rsidR="00030C3A" w:rsidRDefault="00FC4E48">
                  <w:pPr>
                    <w:jc w:val="center"/>
                  </w:pPr>
                  <w:r>
                    <w:rPr>
                      <w:color w:val="94A3B8"/>
                      <w:sz w:val="12"/>
                      <w:szCs w:val="12"/>
                    </w:rPr>
                    <w:t>Open</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5B" w14:textId="77777777" w:rsidR="00030C3A" w:rsidRDefault="00FC4E48">
                  <w:pPr>
                    <w:jc w:val="center"/>
                  </w:pPr>
                  <w:r>
                    <w:rPr>
                      <w:color w:val="94A3B8"/>
                      <w:sz w:val="12"/>
                      <w:szCs w:val="12"/>
                    </w:rPr>
                    <w:t>Open</w:t>
                  </w:r>
                </w:p>
              </w:tc>
            </w:tr>
          </w:tbl>
          <w:p w14:paraId="5884675D" w14:textId="77777777" w:rsidR="00030C3A" w:rsidRDefault="00030C3A"/>
        </w:tc>
      </w:tr>
    </w:tbl>
    <w:p w14:paraId="5884675F" w14:textId="77777777" w:rsidR="00030C3A" w:rsidRDefault="00030C3A">
      <w:pPr>
        <w:spacing w:after="160"/>
      </w:pPr>
    </w:p>
    <w:p w14:paraId="58846760" w14:textId="77777777" w:rsidR="00030C3A" w:rsidRDefault="00FC4E48">
      <w:r>
        <w:br w:type="page"/>
      </w:r>
    </w:p>
    <w:p w14:paraId="58846761" w14:textId="77777777" w:rsidR="00030C3A" w:rsidRDefault="00FC4E48">
      <w:pPr>
        <w:pStyle w:val="Heading1"/>
      </w:pPr>
      <w:r>
        <w:rPr>
          <w:sz w:val="32"/>
          <w:szCs w:val="32"/>
        </w:rPr>
        <w:lastRenderedPageBreak/>
        <w:t>B. Overlay Types -- Step 2 (B1 &amp; D1 Templates)</w:t>
      </w:r>
    </w:p>
    <w:p w14:paraId="58846762" w14:textId="77777777" w:rsidR="00030C3A" w:rsidRDefault="00FC4E48">
      <w:pPr>
        <w:spacing w:after="100"/>
      </w:pPr>
      <w:r>
        <w:rPr>
          <w:color w:val="374151"/>
        </w:rPr>
        <w:t>Five overlay patterns for Full Photo (B1) and Video (D1) backgrounds. Defines how the photo/video is treated so text remains readable.</w:t>
      </w:r>
    </w:p>
    <w:p w14:paraId="58846763" w14:textId="77777777" w:rsidR="00030C3A" w:rsidRDefault="00030C3A">
      <w:pPr>
        <w:spacing w:after="160"/>
      </w:pPr>
    </w:p>
    <w:p w14:paraId="58846764" w14:textId="77777777" w:rsidR="00030C3A" w:rsidRDefault="00FC4E48">
      <w:pPr>
        <w:pStyle w:val="Heading2"/>
      </w:pPr>
      <w:r>
        <w:t>O1 -- Full Dark Overlay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88"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6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5"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6" w14:textId="77777777" w:rsidR="00030C3A" w:rsidRDefault="00FC4E48">
                  <w:r>
                    <w:rPr>
                      <w:color w:val="374151"/>
                      <w:sz w:val="18"/>
                      <w:szCs w:val="18"/>
                    </w:rPr>
                    <w:t>Uniform semi-opaque dark layer across entire canvas (~40-60% opacity).</w:t>
                  </w:r>
                </w:p>
              </w:tc>
            </w:tr>
            <w:tr w:rsidR="00030C3A" w14:paraId="5884676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8" w14:textId="77777777" w:rsidR="00030C3A" w:rsidRDefault="00FC4E48">
                  <w:r>
                    <w:rPr>
                      <w:b/>
                      <w:bCs/>
                      <w:color w:val="475569"/>
                      <w:sz w:val="18"/>
                      <w:szCs w:val="18"/>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9" w14:textId="77777777" w:rsidR="00030C3A" w:rsidRDefault="00FC4E48">
                  <w:r>
                    <w:rPr>
                      <w:color w:val="374151"/>
                      <w:sz w:val="18"/>
                      <w:szCs w:val="18"/>
                    </w:rPr>
                    <w:t>Text anywhere -- uniform contrast across full canvas.</w:t>
                  </w:r>
                </w:p>
              </w:tc>
            </w:tr>
            <w:tr w:rsidR="00030C3A" w14:paraId="5884676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6B"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6C" w14:textId="77777777" w:rsidR="00030C3A" w:rsidRDefault="00FC4E48">
                  <w:r>
                    <w:rPr>
                      <w:color w:val="374151"/>
                      <w:sz w:val="18"/>
                      <w:szCs w:val="18"/>
                    </w:rPr>
                    <w:t>Night/moon themes, serious tone. Works with L2.</w:t>
                  </w:r>
                </w:p>
              </w:tc>
            </w:tr>
          </w:tbl>
          <w:p w14:paraId="5884676E"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772"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6F"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70"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71" w14:textId="77777777" w:rsidR="00030C3A" w:rsidRDefault="00030C3A">
                  <w:pPr>
                    <w:jc w:val="center"/>
                  </w:pPr>
                </w:p>
              </w:tc>
            </w:tr>
            <w:tr w:rsidR="00030C3A" w14:paraId="5884677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3"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4"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5" w14:textId="77777777" w:rsidR="00030C3A" w:rsidRDefault="00FC4E48">
                  <w:pPr>
                    <w:jc w:val="center"/>
                  </w:pPr>
                  <w:r>
                    <w:rPr>
                      <w:color w:val="334155"/>
                      <w:sz w:val="12"/>
                      <w:szCs w:val="12"/>
                    </w:rPr>
                    <w:t>Dark</w:t>
                  </w:r>
                </w:p>
              </w:tc>
            </w:tr>
            <w:tr w:rsidR="00030C3A" w14:paraId="5884677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7"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8"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9" w14:textId="77777777" w:rsidR="00030C3A" w:rsidRDefault="00FC4E48">
                  <w:pPr>
                    <w:jc w:val="center"/>
                  </w:pPr>
                  <w:r>
                    <w:rPr>
                      <w:color w:val="334155"/>
                      <w:sz w:val="12"/>
                      <w:szCs w:val="12"/>
                    </w:rPr>
                    <w:t>Dark</w:t>
                  </w:r>
                </w:p>
              </w:tc>
            </w:tr>
            <w:tr w:rsidR="00030C3A" w14:paraId="5884677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B"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7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D" w14:textId="77777777" w:rsidR="00030C3A" w:rsidRDefault="00FC4E48">
                  <w:pPr>
                    <w:jc w:val="center"/>
                  </w:pPr>
                  <w:r>
                    <w:rPr>
                      <w:color w:val="334155"/>
                      <w:sz w:val="12"/>
                      <w:szCs w:val="12"/>
                    </w:rPr>
                    <w:t>Dark</w:t>
                  </w:r>
                </w:p>
              </w:tc>
            </w:tr>
            <w:tr w:rsidR="00030C3A" w14:paraId="5884678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7F"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0"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1" w14:textId="77777777" w:rsidR="00030C3A" w:rsidRDefault="00FC4E48">
                  <w:pPr>
                    <w:jc w:val="center"/>
                  </w:pPr>
                  <w:r>
                    <w:rPr>
                      <w:color w:val="334155"/>
                      <w:sz w:val="12"/>
                      <w:szCs w:val="12"/>
                    </w:rPr>
                    <w:t>Dark</w:t>
                  </w:r>
                </w:p>
              </w:tc>
            </w:tr>
            <w:tr w:rsidR="00030C3A" w14:paraId="5884678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3"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4"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85" w14:textId="77777777" w:rsidR="00030C3A" w:rsidRDefault="00FC4E48">
                  <w:pPr>
                    <w:jc w:val="center"/>
                  </w:pPr>
                  <w:r>
                    <w:rPr>
                      <w:color w:val="334155"/>
                      <w:sz w:val="12"/>
                      <w:szCs w:val="12"/>
                    </w:rPr>
                    <w:t>Dark</w:t>
                  </w:r>
                </w:p>
              </w:tc>
            </w:tr>
          </w:tbl>
          <w:p w14:paraId="58846787" w14:textId="77777777" w:rsidR="00030C3A" w:rsidRDefault="00030C3A"/>
        </w:tc>
      </w:tr>
    </w:tbl>
    <w:p w14:paraId="58846789" w14:textId="77777777" w:rsidR="00030C3A" w:rsidRDefault="00030C3A">
      <w:pPr>
        <w:spacing w:after="160"/>
      </w:pPr>
    </w:p>
    <w:p w14:paraId="5884678A" w14:textId="77777777" w:rsidR="00030C3A" w:rsidRDefault="00FC4E48">
      <w:pPr>
        <w:pStyle w:val="Heading2"/>
      </w:pPr>
      <w:r>
        <w:t>O2 -- Gradient Top-Heavy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AE"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8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8B"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8C" w14:textId="77777777" w:rsidR="00030C3A" w:rsidRDefault="00FC4E48">
                  <w:r>
                    <w:rPr>
                      <w:color w:val="374151"/>
                      <w:sz w:val="18"/>
                      <w:szCs w:val="18"/>
                    </w:rPr>
                    <w:t>Dark gradient from top, fades to transparent by centre. Photo visible in lower half.</w:t>
                  </w:r>
                </w:p>
              </w:tc>
            </w:tr>
            <w:tr w:rsidR="00030C3A" w14:paraId="5884679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8E" w14:textId="77777777" w:rsidR="00030C3A" w:rsidRDefault="00FC4E48">
                  <w:r>
                    <w:rPr>
                      <w:b/>
                      <w:bCs/>
                      <w:color w:val="475569"/>
                      <w:sz w:val="18"/>
                      <w:szCs w:val="18"/>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8F" w14:textId="77777777" w:rsidR="00030C3A" w:rsidRDefault="00FC4E48">
                  <w:r>
                    <w:rPr>
                      <w:color w:val="374151"/>
                      <w:sz w:val="18"/>
                      <w:szCs w:val="18"/>
                    </w:rPr>
                    <w:t>Text at Header + Upper. Lower section shows photo.</w:t>
                  </w:r>
                </w:p>
              </w:tc>
            </w:tr>
            <w:tr w:rsidR="00030C3A" w14:paraId="5884679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91"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92" w14:textId="77777777" w:rsidR="00030C3A" w:rsidRDefault="00FC4E48">
                  <w:r>
                    <w:rPr>
                      <w:color w:val="374151"/>
                      <w:sz w:val="18"/>
                      <w:szCs w:val="18"/>
                    </w:rPr>
                    <w:t>Sky/sunrise photos, morning themes. Pairs with L1.</w:t>
                  </w:r>
                </w:p>
              </w:tc>
            </w:tr>
          </w:tbl>
          <w:p w14:paraId="58846794"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
              <w:gridCol w:w="1652"/>
              <w:gridCol w:w="374"/>
            </w:tblGrid>
            <w:tr w:rsidR="00030C3A" w14:paraId="58846798"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5"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6"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97" w14:textId="77777777" w:rsidR="00030C3A" w:rsidRDefault="00030C3A">
                  <w:pPr>
                    <w:jc w:val="center"/>
                  </w:pPr>
                </w:p>
              </w:tc>
            </w:tr>
            <w:tr w:rsidR="00030C3A" w14:paraId="5884679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9"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A"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B" w14:textId="77777777" w:rsidR="00030C3A" w:rsidRDefault="00FC4E48">
                  <w:pPr>
                    <w:jc w:val="center"/>
                  </w:pPr>
                  <w:r>
                    <w:rPr>
                      <w:color w:val="334155"/>
                      <w:sz w:val="12"/>
                      <w:szCs w:val="12"/>
                    </w:rPr>
                    <w:t>Dark</w:t>
                  </w:r>
                </w:p>
              </w:tc>
            </w:tr>
            <w:tr w:rsidR="00030C3A" w14:paraId="588467A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D"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9E"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9F" w14:textId="77777777" w:rsidR="00030C3A" w:rsidRDefault="00FC4E48">
                  <w:pPr>
                    <w:jc w:val="center"/>
                  </w:pPr>
                  <w:r>
                    <w:rPr>
                      <w:color w:val="334155"/>
                      <w:sz w:val="12"/>
                      <w:szCs w:val="12"/>
                    </w:rPr>
                    <w:t>Dark</w:t>
                  </w:r>
                </w:p>
              </w:tc>
            </w:tr>
            <w:tr w:rsidR="00030C3A" w14:paraId="588467A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1"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2" w14:textId="77777777" w:rsidR="00030C3A" w:rsidRDefault="00FC4E48">
                  <w:pPr>
                    <w:jc w:val="center"/>
                  </w:pPr>
                  <w:r>
                    <w:rPr>
                      <w:color w:val="15803D"/>
                      <w:sz w:val="12"/>
                      <w:szCs w:val="12"/>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A3" w14:textId="77777777" w:rsidR="00030C3A" w:rsidRDefault="00FC4E48">
                  <w:pPr>
                    <w:jc w:val="center"/>
                  </w:pPr>
                  <w:r>
                    <w:rPr>
                      <w:color w:val="15803D"/>
                      <w:sz w:val="12"/>
                      <w:szCs w:val="12"/>
                    </w:rPr>
                    <w:t>Fade</w:t>
                  </w:r>
                </w:p>
              </w:tc>
            </w:tr>
            <w:tr w:rsidR="00030C3A" w14:paraId="588467A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5"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6"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7" w14:textId="77777777" w:rsidR="00030C3A" w:rsidRDefault="00FC4E48">
                  <w:pPr>
                    <w:jc w:val="center"/>
                  </w:pPr>
                  <w:r>
                    <w:rPr>
                      <w:color w:val="94A3B8"/>
                      <w:sz w:val="12"/>
                      <w:szCs w:val="12"/>
                    </w:rPr>
                    <w:t>Photo</w:t>
                  </w:r>
                </w:p>
              </w:tc>
            </w:tr>
            <w:tr w:rsidR="00030C3A" w14:paraId="588467A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9"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A"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AB" w14:textId="77777777" w:rsidR="00030C3A" w:rsidRDefault="00FC4E48">
                  <w:pPr>
                    <w:jc w:val="center"/>
                  </w:pPr>
                  <w:r>
                    <w:rPr>
                      <w:color w:val="94A3B8"/>
                      <w:sz w:val="12"/>
                      <w:szCs w:val="12"/>
                    </w:rPr>
                    <w:t>Photo</w:t>
                  </w:r>
                </w:p>
              </w:tc>
            </w:tr>
          </w:tbl>
          <w:p w14:paraId="588467AD" w14:textId="77777777" w:rsidR="00030C3A" w:rsidRDefault="00030C3A"/>
        </w:tc>
      </w:tr>
    </w:tbl>
    <w:p w14:paraId="588467AF" w14:textId="77777777" w:rsidR="00030C3A" w:rsidRDefault="00030C3A">
      <w:pPr>
        <w:spacing w:after="160"/>
      </w:pPr>
    </w:p>
    <w:p w14:paraId="588467B0" w14:textId="77777777" w:rsidR="00030C3A" w:rsidRDefault="00FC4E48">
      <w:pPr>
        <w:pStyle w:val="Heading2"/>
      </w:pPr>
      <w:r>
        <w:t>O3 -- Gradient Bottom-Heavy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D4"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1"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2" w14:textId="77777777" w:rsidR="00030C3A" w:rsidRDefault="00FC4E48">
                  <w:r>
                    <w:rPr>
                      <w:color w:val="374151"/>
                      <w:sz w:val="18"/>
                      <w:szCs w:val="18"/>
                    </w:rPr>
                    <w:t>Dark gradient from footer, fades to transparent near centre. Photo clear in upper half.</w:t>
                  </w:r>
                </w:p>
              </w:tc>
            </w:tr>
            <w:tr w:rsidR="00030C3A" w14:paraId="588467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4" w14:textId="77777777" w:rsidR="00030C3A" w:rsidRDefault="00FC4E48">
                  <w:r>
                    <w:rPr>
                      <w:b/>
                      <w:bCs/>
                      <w:color w:val="475569"/>
                      <w:sz w:val="18"/>
                      <w:szCs w:val="18"/>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5" w14:textId="77777777" w:rsidR="00030C3A" w:rsidRDefault="00FC4E48">
                  <w:r>
                    <w:rPr>
                      <w:color w:val="374151"/>
                      <w:sz w:val="18"/>
                      <w:szCs w:val="18"/>
                    </w:rPr>
                    <w:t>Text at Lower + Footer. Upper shows photo.</w:t>
                  </w:r>
                </w:p>
              </w:tc>
            </w:tr>
            <w:tr w:rsidR="00030C3A" w14:paraId="588467B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B7"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B8" w14:textId="77777777" w:rsidR="00030C3A" w:rsidRDefault="00FC4E48">
                  <w:r>
                    <w:rPr>
                      <w:color w:val="374151"/>
                      <w:sz w:val="18"/>
                      <w:szCs w:val="18"/>
                    </w:rPr>
                    <w:t>Quote cards, shayari, evening themes. Pairs with L5.</w:t>
                  </w:r>
                </w:p>
              </w:tc>
            </w:tr>
          </w:tbl>
          <w:p w14:paraId="588467BA"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
              <w:gridCol w:w="1652"/>
              <w:gridCol w:w="374"/>
            </w:tblGrid>
            <w:tr w:rsidR="00030C3A" w14:paraId="588467BE"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B"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C"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BD" w14:textId="77777777" w:rsidR="00030C3A" w:rsidRDefault="00030C3A">
                  <w:pPr>
                    <w:jc w:val="center"/>
                  </w:pPr>
                </w:p>
              </w:tc>
            </w:tr>
            <w:tr w:rsidR="00030C3A" w14:paraId="588467C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BF"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0"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1" w14:textId="77777777" w:rsidR="00030C3A" w:rsidRDefault="00FC4E48">
                  <w:pPr>
                    <w:jc w:val="center"/>
                  </w:pPr>
                  <w:r>
                    <w:rPr>
                      <w:color w:val="94A3B8"/>
                      <w:sz w:val="12"/>
                      <w:szCs w:val="12"/>
                    </w:rPr>
                    <w:t>Photo</w:t>
                  </w:r>
                </w:p>
              </w:tc>
            </w:tr>
            <w:tr w:rsidR="00030C3A" w14:paraId="588467C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3"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4"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C5" w14:textId="77777777" w:rsidR="00030C3A" w:rsidRDefault="00FC4E48">
                  <w:pPr>
                    <w:jc w:val="center"/>
                  </w:pPr>
                  <w:r>
                    <w:rPr>
                      <w:color w:val="94A3B8"/>
                      <w:sz w:val="12"/>
                      <w:szCs w:val="12"/>
                    </w:rPr>
                    <w:t>Photo</w:t>
                  </w:r>
                </w:p>
              </w:tc>
            </w:tr>
            <w:tr w:rsidR="00030C3A" w14:paraId="588467C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7"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8" w14:textId="77777777" w:rsidR="00030C3A" w:rsidRDefault="00FC4E48">
                  <w:pPr>
                    <w:jc w:val="center"/>
                  </w:pPr>
                  <w:r>
                    <w:rPr>
                      <w:color w:val="15803D"/>
                      <w:sz w:val="12"/>
                      <w:szCs w:val="12"/>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C9" w14:textId="77777777" w:rsidR="00030C3A" w:rsidRDefault="00FC4E48">
                  <w:pPr>
                    <w:jc w:val="center"/>
                  </w:pPr>
                  <w:r>
                    <w:rPr>
                      <w:color w:val="15803D"/>
                      <w:sz w:val="12"/>
                      <w:szCs w:val="12"/>
                    </w:rPr>
                    <w:t>Fade</w:t>
                  </w:r>
                </w:p>
              </w:tc>
            </w:tr>
            <w:tr w:rsidR="00030C3A" w14:paraId="588467C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B"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C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D" w14:textId="77777777" w:rsidR="00030C3A" w:rsidRDefault="00FC4E48">
                  <w:pPr>
                    <w:jc w:val="center"/>
                  </w:pPr>
                  <w:r>
                    <w:rPr>
                      <w:color w:val="334155"/>
                      <w:sz w:val="12"/>
                      <w:szCs w:val="12"/>
                    </w:rPr>
                    <w:t>Dark</w:t>
                  </w:r>
                </w:p>
              </w:tc>
            </w:tr>
            <w:tr w:rsidR="00030C3A" w14:paraId="588467D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CF"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D0" w14:textId="77777777" w:rsidR="00030C3A" w:rsidRDefault="00FC4E48">
                  <w:pPr>
                    <w:jc w:val="center"/>
                  </w:pPr>
                  <w:r>
                    <w:rPr>
                      <w:color w:val="334155"/>
                      <w:sz w:val="12"/>
                      <w:szCs w:val="12"/>
                    </w:rPr>
                    <w:t>Dark</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D1" w14:textId="77777777" w:rsidR="00030C3A" w:rsidRDefault="00FC4E48">
                  <w:pPr>
                    <w:jc w:val="center"/>
                  </w:pPr>
                  <w:r>
                    <w:rPr>
                      <w:color w:val="334155"/>
                      <w:sz w:val="12"/>
                      <w:szCs w:val="12"/>
                    </w:rPr>
                    <w:t>Dark</w:t>
                  </w:r>
                </w:p>
              </w:tc>
            </w:tr>
          </w:tbl>
          <w:p w14:paraId="588467D3" w14:textId="77777777" w:rsidR="00030C3A" w:rsidRDefault="00030C3A"/>
        </w:tc>
      </w:tr>
    </w:tbl>
    <w:p w14:paraId="588467D5" w14:textId="77777777" w:rsidR="00030C3A" w:rsidRDefault="00030C3A">
      <w:pPr>
        <w:spacing w:after="160"/>
      </w:pPr>
    </w:p>
    <w:p w14:paraId="588467D6" w14:textId="77777777" w:rsidR="00030C3A" w:rsidRDefault="00FC4E48">
      <w:pPr>
        <w:pStyle w:val="Heading2"/>
      </w:pPr>
      <w:r>
        <w:t>O4 -- Vignette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7FA"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7"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8" w14:textId="77777777" w:rsidR="00030C3A" w:rsidRDefault="00FC4E48">
                  <w:r>
                    <w:rPr>
                      <w:color w:val="374151"/>
                      <w:sz w:val="18"/>
                      <w:szCs w:val="18"/>
                    </w:rPr>
                    <w:t>Darkened edges, bright centre window. Photo visible in middle.</w:t>
                  </w:r>
                </w:p>
              </w:tc>
            </w:tr>
            <w:tr w:rsidR="00030C3A" w14:paraId="588467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A" w14:textId="77777777" w:rsidR="00030C3A" w:rsidRDefault="00FC4E48">
                  <w:r>
                    <w:rPr>
                      <w:b/>
                      <w:bCs/>
                      <w:color w:val="475569"/>
                      <w:sz w:val="18"/>
                      <w:szCs w:val="18"/>
                    </w:rPr>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B" w14:textId="77777777" w:rsidR="00030C3A" w:rsidRDefault="00FC4E48">
                  <w:r>
                    <w:rPr>
                      <w:color w:val="374151"/>
                      <w:sz w:val="18"/>
                      <w:szCs w:val="18"/>
                    </w:rPr>
                    <w:t>Text in Centre row -- natural focal point.</w:t>
                  </w:r>
                </w:p>
              </w:tc>
            </w:tr>
            <w:tr w:rsidR="00030C3A" w14:paraId="588467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DD"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DE" w14:textId="77777777" w:rsidR="00030C3A" w:rsidRDefault="00FC4E48">
                  <w:r>
                    <w:rPr>
                      <w:color w:val="374151"/>
                      <w:sz w:val="18"/>
                      <w:szCs w:val="18"/>
                    </w:rPr>
                    <w:t>Portrait photos, romantic themes. Pairs with L2.</w:t>
                  </w:r>
                </w:p>
              </w:tc>
            </w:tr>
          </w:tbl>
          <w:p w14:paraId="588467E0"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7E4"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1"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2"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7E3" w14:textId="77777777" w:rsidR="00030C3A" w:rsidRDefault="00030C3A">
                  <w:pPr>
                    <w:jc w:val="center"/>
                  </w:pPr>
                </w:p>
              </w:tc>
            </w:tr>
            <w:tr w:rsidR="00030C3A" w14:paraId="588467E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E5"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6" w14:textId="77777777" w:rsidR="00030C3A" w:rsidRDefault="00FC4E48">
                  <w:pPr>
                    <w:jc w:val="center"/>
                  </w:pPr>
                  <w:r>
                    <w:rPr>
                      <w:color w:val="15803D"/>
                      <w:sz w:val="12"/>
                      <w:szCs w:val="12"/>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E7" w14:textId="77777777" w:rsidR="00030C3A" w:rsidRDefault="00FC4E48">
                  <w:pPr>
                    <w:jc w:val="center"/>
                  </w:pPr>
                  <w:r>
                    <w:rPr>
                      <w:color w:val="334155"/>
                      <w:sz w:val="12"/>
                      <w:szCs w:val="12"/>
                    </w:rPr>
                    <w:t>Dark</w:t>
                  </w:r>
                </w:p>
              </w:tc>
            </w:tr>
            <w:tr w:rsidR="00030C3A" w14:paraId="588467EC"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9"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EA"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B" w14:textId="77777777" w:rsidR="00030C3A" w:rsidRDefault="00FC4E48">
                  <w:pPr>
                    <w:jc w:val="center"/>
                  </w:pPr>
                  <w:r>
                    <w:rPr>
                      <w:color w:val="15803D"/>
                      <w:sz w:val="12"/>
                      <w:szCs w:val="12"/>
                    </w:rPr>
                    <w:t>Fade</w:t>
                  </w:r>
                </w:p>
              </w:tc>
            </w:tr>
            <w:tr w:rsidR="00030C3A" w14:paraId="588467F0"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D"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7EE"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EF" w14:textId="77777777" w:rsidR="00030C3A" w:rsidRDefault="00FC4E48">
                  <w:pPr>
                    <w:jc w:val="center"/>
                  </w:pPr>
                  <w:r>
                    <w:rPr>
                      <w:color w:val="15803D"/>
                      <w:sz w:val="12"/>
                      <w:szCs w:val="12"/>
                    </w:rPr>
                    <w:t>Fade</w:t>
                  </w:r>
                </w:p>
              </w:tc>
            </w:tr>
            <w:tr w:rsidR="00030C3A" w14:paraId="588467F4"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1" w14:textId="77777777" w:rsidR="00030C3A" w:rsidRDefault="00FC4E48">
                  <w:pPr>
                    <w:jc w:val="center"/>
                  </w:pPr>
                  <w:r>
                    <w:rPr>
                      <w:color w:val="15803D"/>
                      <w:sz w:val="12"/>
                      <w:szCs w:val="12"/>
                    </w:rPr>
                    <w:t>Fade</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7F2"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3" w14:textId="77777777" w:rsidR="00030C3A" w:rsidRDefault="00FC4E48">
                  <w:pPr>
                    <w:jc w:val="center"/>
                  </w:pPr>
                  <w:r>
                    <w:rPr>
                      <w:color w:val="15803D"/>
                      <w:sz w:val="12"/>
                      <w:szCs w:val="12"/>
                    </w:rPr>
                    <w:t>Fade</w:t>
                  </w:r>
                </w:p>
              </w:tc>
            </w:tr>
            <w:tr w:rsidR="00030C3A" w14:paraId="588467F8"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F5" w14:textId="77777777" w:rsidR="00030C3A" w:rsidRDefault="00FC4E48">
                  <w:pPr>
                    <w:jc w:val="center"/>
                  </w:pPr>
                  <w:r>
                    <w:rPr>
                      <w:color w:val="334155"/>
                      <w:sz w:val="12"/>
                      <w:szCs w:val="12"/>
                    </w:rPr>
                    <w:t>Dark</w:t>
                  </w:r>
                </w:p>
              </w:tc>
              <w:tc>
                <w:tcPr>
                  <w:tcW w:w="1680" w:type="dxa"/>
                  <w:tcBorders>
                    <w:top w:val="single" w:sz="1" w:space="0" w:color="CCCCCC"/>
                    <w:left w:val="single" w:sz="1" w:space="0" w:color="CCCCCC"/>
                    <w:bottom w:val="single" w:sz="1" w:space="0" w:color="CCCCCC"/>
                    <w:right w:val="single" w:sz="1" w:space="0" w:color="CCCCCC"/>
                  </w:tcBorders>
                  <w:shd w:val="clear" w:color="auto" w:fill="DCFCE7"/>
                  <w:tcMar>
                    <w:top w:w="30" w:type="dxa"/>
                    <w:left w:w="30" w:type="dxa"/>
                    <w:bottom w:w="30" w:type="dxa"/>
                    <w:right w:w="30" w:type="dxa"/>
                  </w:tcMar>
                  <w:vAlign w:val="center"/>
                </w:tcPr>
                <w:p w14:paraId="588467F6" w14:textId="77777777" w:rsidR="00030C3A" w:rsidRDefault="00FC4E48">
                  <w:pPr>
                    <w:jc w:val="center"/>
                  </w:pPr>
                  <w:r>
                    <w:rPr>
                      <w:color w:val="15803D"/>
                      <w:sz w:val="12"/>
                      <w:szCs w:val="12"/>
                    </w:rPr>
                    <w:t>Fade</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7F7" w14:textId="77777777" w:rsidR="00030C3A" w:rsidRDefault="00FC4E48">
                  <w:pPr>
                    <w:jc w:val="center"/>
                  </w:pPr>
                  <w:r>
                    <w:rPr>
                      <w:color w:val="334155"/>
                      <w:sz w:val="12"/>
                      <w:szCs w:val="12"/>
                    </w:rPr>
                    <w:t>Dark</w:t>
                  </w:r>
                </w:p>
              </w:tc>
            </w:tr>
          </w:tbl>
          <w:p w14:paraId="588467F9" w14:textId="77777777" w:rsidR="00030C3A" w:rsidRDefault="00030C3A"/>
        </w:tc>
      </w:tr>
    </w:tbl>
    <w:p w14:paraId="588467FB" w14:textId="77777777" w:rsidR="00030C3A" w:rsidRDefault="00030C3A">
      <w:pPr>
        <w:spacing w:after="160"/>
      </w:pPr>
    </w:p>
    <w:p w14:paraId="588467FC" w14:textId="77777777" w:rsidR="00030C3A" w:rsidRDefault="00FC4E48">
      <w:pPr>
        <w:pStyle w:val="Heading2"/>
      </w:pPr>
      <w:r>
        <w:t>O5 -- Caption 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2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7F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7FD"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7FE" w14:textId="77777777" w:rsidR="00030C3A" w:rsidRDefault="00FC4E48">
                  <w:r>
                    <w:rPr>
                      <w:color w:val="374151"/>
                      <w:sz w:val="18"/>
                      <w:szCs w:val="18"/>
                    </w:rPr>
                    <w:t>Semi-opaque solid bar at header or footer. Rest of canvas is full photo.</w:t>
                  </w:r>
                </w:p>
              </w:tc>
            </w:tr>
            <w:tr w:rsidR="00030C3A" w14:paraId="5884680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00" w14:textId="77777777" w:rsidR="00030C3A" w:rsidRDefault="00FC4E48">
                  <w:r>
                    <w:rPr>
                      <w:b/>
                      <w:bCs/>
                      <w:color w:val="475569"/>
                      <w:sz w:val="18"/>
                      <w:szCs w:val="18"/>
                    </w:rPr>
                    <w:lastRenderedPageBreak/>
                    <w:t>Text Placement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01" w14:textId="77777777" w:rsidR="00030C3A" w:rsidRDefault="00FC4E48">
                  <w:r>
                    <w:rPr>
                      <w:color w:val="374151"/>
                      <w:sz w:val="18"/>
                      <w:szCs w:val="18"/>
                    </w:rPr>
                    <w:t>Text sits inside caption bar. Photo visible above or below.</w:t>
                  </w:r>
                </w:p>
              </w:tc>
            </w:tr>
            <w:tr w:rsidR="00030C3A" w14:paraId="5884680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03" w14:textId="77777777" w:rsidR="00030C3A" w:rsidRDefault="00FC4E48">
                  <w:r>
                    <w:rPr>
                      <w:b/>
                      <w:bCs/>
                      <w:color w:val="475569"/>
                      <w:sz w:val="18"/>
                      <w:szCs w:val="18"/>
                    </w:rPr>
                    <w:t>Best For</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04" w14:textId="77777777" w:rsidR="00030C3A" w:rsidRDefault="00FC4E48">
                  <w:r>
                    <w:rPr>
                      <w:color w:val="374151"/>
                      <w:sz w:val="18"/>
                      <w:szCs w:val="18"/>
                    </w:rPr>
                    <w:t>Photo-first, minimal text. Works with L1 or L5.</w:t>
                  </w:r>
                </w:p>
              </w:tc>
            </w:tr>
          </w:tbl>
          <w:p w14:paraId="58846806"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
              <w:gridCol w:w="1652"/>
              <w:gridCol w:w="374"/>
            </w:tblGrid>
            <w:tr w:rsidR="00030C3A" w14:paraId="5884680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7"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8"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09" w14:textId="77777777" w:rsidR="00030C3A" w:rsidRDefault="00030C3A">
                  <w:pPr>
                    <w:jc w:val="center"/>
                  </w:pPr>
                </w:p>
              </w:tc>
            </w:tr>
            <w:tr w:rsidR="00030C3A" w14:paraId="5884680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B"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C"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D" w14:textId="77777777" w:rsidR="00030C3A" w:rsidRDefault="00FC4E48">
                  <w:pPr>
                    <w:jc w:val="center"/>
                  </w:pPr>
                  <w:r>
                    <w:rPr>
                      <w:color w:val="94A3B8"/>
                      <w:sz w:val="12"/>
                      <w:szCs w:val="12"/>
                    </w:rPr>
                    <w:t>Photo</w:t>
                  </w:r>
                </w:p>
              </w:tc>
            </w:tr>
            <w:tr w:rsidR="00030C3A" w14:paraId="5884681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0F" w14:textId="77777777" w:rsidR="00030C3A" w:rsidRDefault="00FC4E48">
                  <w:pPr>
                    <w:jc w:val="center"/>
                  </w:pPr>
                  <w:r>
                    <w:rPr>
                      <w:color w:val="94A3B8"/>
                      <w:sz w:val="12"/>
                      <w:szCs w:val="12"/>
                    </w:rPr>
                    <w:lastRenderedPageBreak/>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0"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1" w14:textId="77777777" w:rsidR="00030C3A" w:rsidRDefault="00FC4E48">
                  <w:pPr>
                    <w:jc w:val="center"/>
                  </w:pPr>
                  <w:r>
                    <w:rPr>
                      <w:color w:val="94A3B8"/>
                      <w:sz w:val="12"/>
                      <w:szCs w:val="12"/>
                    </w:rPr>
                    <w:t>Photo</w:t>
                  </w:r>
                </w:p>
              </w:tc>
            </w:tr>
            <w:tr w:rsidR="00030C3A" w14:paraId="5884681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3"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4"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5" w14:textId="77777777" w:rsidR="00030C3A" w:rsidRDefault="00FC4E48">
                  <w:pPr>
                    <w:jc w:val="center"/>
                  </w:pPr>
                  <w:r>
                    <w:rPr>
                      <w:color w:val="94A3B8"/>
                      <w:sz w:val="12"/>
                      <w:szCs w:val="12"/>
                    </w:rPr>
                    <w:t>Photo</w:t>
                  </w:r>
                </w:p>
              </w:tc>
            </w:tr>
            <w:tr w:rsidR="00030C3A" w14:paraId="5884681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7" w14:textId="77777777" w:rsidR="00030C3A" w:rsidRDefault="00FC4E48">
                  <w:pPr>
                    <w:jc w:val="center"/>
                  </w:pPr>
                  <w:r>
                    <w:rPr>
                      <w:color w:val="94A3B8"/>
                      <w:sz w:val="12"/>
                      <w:szCs w:val="12"/>
                    </w:rPr>
                    <w:t>Photo</w:t>
                  </w:r>
                </w:p>
              </w:tc>
              <w:tc>
                <w:tcPr>
                  <w:tcW w:w="168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8" w14:textId="77777777" w:rsidR="00030C3A" w:rsidRDefault="00FC4E48">
                  <w:pPr>
                    <w:jc w:val="center"/>
                  </w:pPr>
                  <w:r>
                    <w:rPr>
                      <w:color w:val="94A3B8"/>
                      <w:sz w:val="12"/>
                      <w:szCs w:val="12"/>
                    </w:rPr>
                    <w:t>Photo</w:t>
                  </w:r>
                </w:p>
              </w:tc>
              <w:tc>
                <w:tcPr>
                  <w:tcW w:w="360" w:type="dxa"/>
                  <w:tcBorders>
                    <w:top w:val="single" w:sz="1" w:space="0" w:color="CCCCCC"/>
                    <w:left w:val="single" w:sz="1" w:space="0" w:color="CCCCCC"/>
                    <w:bottom w:val="single" w:sz="1" w:space="0" w:color="CCCCCC"/>
                    <w:right w:val="single" w:sz="1" w:space="0" w:color="CCCCCC"/>
                  </w:tcBorders>
                  <w:shd w:val="clear" w:color="auto" w:fill="F1F5F9"/>
                  <w:tcMar>
                    <w:top w:w="30" w:type="dxa"/>
                    <w:left w:w="30" w:type="dxa"/>
                    <w:bottom w:w="30" w:type="dxa"/>
                    <w:right w:w="30" w:type="dxa"/>
                  </w:tcMar>
                  <w:vAlign w:val="center"/>
                </w:tcPr>
                <w:p w14:paraId="58846819" w14:textId="77777777" w:rsidR="00030C3A" w:rsidRDefault="00FC4E48">
                  <w:pPr>
                    <w:jc w:val="center"/>
                  </w:pPr>
                  <w:r>
                    <w:rPr>
                      <w:color w:val="94A3B8"/>
                      <w:sz w:val="12"/>
                      <w:szCs w:val="12"/>
                    </w:rPr>
                    <w:t>Photo</w:t>
                  </w:r>
                </w:p>
              </w:tc>
            </w:tr>
            <w:tr w:rsidR="00030C3A" w14:paraId="5884681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81B" w14:textId="77777777" w:rsidR="00030C3A" w:rsidRDefault="00FC4E48">
                  <w:pPr>
                    <w:jc w:val="center"/>
                  </w:pPr>
                  <w:r>
                    <w:rPr>
                      <w:color w:val="334155"/>
                      <w:sz w:val="12"/>
                      <w:szCs w:val="12"/>
                    </w:rPr>
                    <w:t>Bar</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1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CBD5E1"/>
                  <w:tcMar>
                    <w:top w:w="30" w:type="dxa"/>
                    <w:left w:w="30" w:type="dxa"/>
                    <w:bottom w:w="30" w:type="dxa"/>
                    <w:right w:w="30" w:type="dxa"/>
                  </w:tcMar>
                  <w:vAlign w:val="center"/>
                </w:tcPr>
                <w:p w14:paraId="5884681D" w14:textId="77777777" w:rsidR="00030C3A" w:rsidRDefault="00FC4E48">
                  <w:pPr>
                    <w:jc w:val="center"/>
                  </w:pPr>
                  <w:r>
                    <w:rPr>
                      <w:color w:val="334155"/>
                      <w:sz w:val="12"/>
                      <w:szCs w:val="12"/>
                    </w:rPr>
                    <w:t>Bar</w:t>
                  </w:r>
                </w:p>
              </w:tc>
            </w:tr>
          </w:tbl>
          <w:p w14:paraId="5884681F" w14:textId="77777777" w:rsidR="00030C3A" w:rsidRDefault="00030C3A"/>
        </w:tc>
      </w:tr>
    </w:tbl>
    <w:p w14:paraId="58846821" w14:textId="77777777" w:rsidR="00030C3A" w:rsidRDefault="00030C3A">
      <w:pPr>
        <w:spacing w:after="160"/>
      </w:pPr>
    </w:p>
    <w:p w14:paraId="58846822" w14:textId="77777777" w:rsidR="00030C3A" w:rsidRDefault="00FC4E48">
      <w:r>
        <w:br w:type="page"/>
      </w:r>
    </w:p>
    <w:p w14:paraId="58846823" w14:textId="77777777" w:rsidR="00030C3A" w:rsidRDefault="00FC4E48">
      <w:pPr>
        <w:pStyle w:val="Heading1"/>
      </w:pPr>
      <w:r>
        <w:rPr>
          <w:sz w:val="32"/>
          <w:szCs w:val="32"/>
        </w:rPr>
        <w:lastRenderedPageBreak/>
        <w:t>C. Text + Illustration Layouts -- Step 3</w:t>
      </w:r>
    </w:p>
    <w:p w14:paraId="58846824" w14:textId="77777777" w:rsidR="00030C3A" w:rsidRDefault="00FC4E48">
      <w:pPr>
        <w:spacing w:after="100"/>
      </w:pPr>
      <w:r>
        <w:rPr>
          <w:color w:val="374151"/>
        </w:rPr>
        <w:t>Five positional layouts. These define WHERE text lives and WHERE illustration lives. Stylistic choices (density, opacity, scatter) are in Step 5.</w:t>
      </w:r>
    </w:p>
    <w:p w14:paraId="58846825" w14:textId="77777777" w:rsidR="00030C3A" w:rsidRDefault="00030C3A">
      <w:pPr>
        <w:spacing w:after="160"/>
      </w:pPr>
    </w:p>
    <w:p w14:paraId="58846826" w14:textId="77777777" w:rsidR="00030C3A" w:rsidRDefault="00FC4E48">
      <w:pPr>
        <w:pStyle w:val="Heading2"/>
      </w:pPr>
      <w:r>
        <w:t>L1 -- Text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5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2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7"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8" w14:textId="77777777" w:rsidR="00030C3A" w:rsidRDefault="00FC4E48">
                  <w:r>
                    <w:rPr>
                      <w:color w:val="374151"/>
                      <w:sz w:val="18"/>
                      <w:szCs w:val="18"/>
                    </w:rPr>
                    <w:t>Text anchored in upper portion. Illustration fills lower two-thirds.</w:t>
                  </w:r>
                </w:p>
              </w:tc>
            </w:tr>
            <w:tr w:rsidR="00030C3A" w14:paraId="5884682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A" w14:textId="77777777" w:rsidR="00030C3A" w:rsidRDefault="00FC4E48">
                  <w:r>
                    <w:rPr>
                      <w:b/>
                      <w:bCs/>
                      <w:color w:val="475569"/>
                      <w:sz w:val="18"/>
                      <w:szCs w:val="18"/>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B" w14:textId="77777777" w:rsidR="00030C3A" w:rsidRDefault="00FC4E48">
                  <w:r>
                    <w:rPr>
                      <w:color w:val="374151"/>
                      <w:sz w:val="18"/>
                      <w:szCs w:val="18"/>
                    </w:rPr>
                    <w:t>Header + Upper rows</w:t>
                  </w:r>
                </w:p>
              </w:tc>
            </w:tr>
            <w:tr w:rsidR="00030C3A" w14:paraId="5884682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2D"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2E" w14:textId="77777777" w:rsidR="00030C3A" w:rsidRDefault="00FC4E48">
                  <w:r>
                    <w:rPr>
                      <w:color w:val="374151"/>
                      <w:sz w:val="18"/>
                      <w:szCs w:val="18"/>
                    </w:rPr>
                    <w:t>Centre + Lower + Footer rows</w:t>
                  </w:r>
                </w:p>
              </w:tc>
            </w:tr>
            <w:tr w:rsidR="00030C3A" w14:paraId="5884683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30"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31" w14:textId="77777777" w:rsidR="00030C3A" w:rsidRDefault="00FC4E48">
                  <w:r>
                    <w:rPr>
                      <w:color w:val="374151"/>
                      <w:sz w:val="18"/>
                      <w:szCs w:val="18"/>
                    </w:rPr>
                    <w:t>F5 (Arch) conflicts with header text -- shift to Upper row when F5 selected.</w:t>
                  </w:r>
                </w:p>
              </w:tc>
            </w:tr>
            <w:tr w:rsidR="00030C3A" w14:paraId="5884683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33"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34" w14:textId="77777777" w:rsidR="00030C3A" w:rsidRDefault="00FC4E48">
                  <w:r>
                    <w:rPr>
                      <w:color w:val="374151"/>
                      <w:sz w:val="18"/>
                      <w:szCs w:val="18"/>
                    </w:rPr>
                    <w:t>F0 F3 F4 fully. F2 F1 F5 partially.</w:t>
                  </w:r>
                </w:p>
              </w:tc>
            </w:tr>
          </w:tbl>
          <w:p w14:paraId="58846836"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3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7"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8"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39" w14:textId="77777777" w:rsidR="00030C3A" w:rsidRDefault="00030C3A">
                  <w:pPr>
                    <w:jc w:val="center"/>
                  </w:pPr>
                </w:p>
              </w:tc>
            </w:tr>
            <w:tr w:rsidR="00030C3A" w14:paraId="5884683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B"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D" w14:textId="77777777" w:rsidR="00030C3A" w:rsidRDefault="00FC4E48">
                  <w:pPr>
                    <w:jc w:val="center"/>
                  </w:pPr>
                  <w:r>
                    <w:rPr>
                      <w:color w:val="1D4ED8"/>
                      <w:sz w:val="12"/>
                      <w:szCs w:val="12"/>
                    </w:rPr>
                    <w:t>Text</w:t>
                  </w:r>
                </w:p>
              </w:tc>
            </w:tr>
            <w:tr w:rsidR="00030C3A" w14:paraId="5884684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3F"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40"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41" w14:textId="77777777" w:rsidR="00030C3A" w:rsidRDefault="00FC4E48">
                  <w:pPr>
                    <w:jc w:val="center"/>
                  </w:pPr>
                  <w:r>
                    <w:rPr>
                      <w:color w:val="1D4ED8"/>
                      <w:sz w:val="12"/>
                      <w:szCs w:val="12"/>
                    </w:rPr>
                    <w:t>Text</w:t>
                  </w:r>
                </w:p>
              </w:tc>
            </w:tr>
            <w:tr w:rsidR="00030C3A" w14:paraId="5884684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3"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5" w14:textId="77777777" w:rsidR="00030C3A" w:rsidRDefault="00FC4E48">
                  <w:pPr>
                    <w:jc w:val="center"/>
                  </w:pPr>
                  <w:r>
                    <w:rPr>
                      <w:color w:val="92400E"/>
                      <w:sz w:val="12"/>
                      <w:szCs w:val="12"/>
                    </w:rPr>
                    <w:t>Illus</w:t>
                  </w:r>
                </w:p>
              </w:tc>
            </w:tr>
            <w:tr w:rsidR="00030C3A" w14:paraId="5884684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7"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9" w14:textId="77777777" w:rsidR="00030C3A" w:rsidRDefault="00FC4E48">
                  <w:pPr>
                    <w:jc w:val="center"/>
                  </w:pPr>
                  <w:r>
                    <w:rPr>
                      <w:color w:val="92400E"/>
                      <w:sz w:val="12"/>
                      <w:szCs w:val="12"/>
                    </w:rPr>
                    <w:t>Illus</w:t>
                  </w:r>
                </w:p>
              </w:tc>
            </w:tr>
            <w:tr w:rsidR="00030C3A" w14:paraId="5884684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B"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4D" w14:textId="77777777" w:rsidR="00030C3A" w:rsidRDefault="00FC4E48">
                  <w:pPr>
                    <w:jc w:val="center"/>
                  </w:pPr>
                  <w:r>
                    <w:rPr>
                      <w:color w:val="92400E"/>
                      <w:sz w:val="12"/>
                      <w:szCs w:val="12"/>
                    </w:rPr>
                    <w:t>Illus</w:t>
                  </w:r>
                </w:p>
              </w:tc>
            </w:tr>
          </w:tbl>
          <w:p w14:paraId="5884684F" w14:textId="77777777" w:rsidR="00030C3A" w:rsidRDefault="00030C3A"/>
        </w:tc>
      </w:tr>
    </w:tbl>
    <w:p w14:paraId="58846851" w14:textId="77777777" w:rsidR="00030C3A" w:rsidRDefault="00030C3A">
      <w:pPr>
        <w:spacing w:after="160"/>
      </w:pPr>
    </w:p>
    <w:p w14:paraId="58846852" w14:textId="6478344D" w:rsidR="00030C3A" w:rsidRDefault="00FC4E48">
      <w:pPr>
        <w:pStyle w:val="Heading2"/>
      </w:pPr>
      <w:r>
        <w:t>L2 – Overlay / Text Center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7C"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5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3"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4" w14:textId="77777777" w:rsidR="00030C3A" w:rsidRDefault="00FC4E48">
                  <w:r>
                    <w:rPr>
                      <w:color w:val="374151"/>
                      <w:sz w:val="18"/>
                      <w:szCs w:val="18"/>
                    </w:rPr>
                    <w:t>Illustration fills entire canvas. Text sits in the centre with contrast treatment.</w:t>
                  </w:r>
                </w:p>
              </w:tc>
            </w:tr>
            <w:tr w:rsidR="00030C3A" w14:paraId="58846858"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6" w14:textId="77777777" w:rsidR="00030C3A" w:rsidRDefault="00FC4E48">
                  <w:r>
                    <w:rPr>
                      <w:b/>
                      <w:bCs/>
                      <w:color w:val="475569"/>
                      <w:sz w:val="18"/>
                      <w:szCs w:val="18"/>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7" w14:textId="77777777" w:rsidR="00030C3A" w:rsidRDefault="00FC4E48">
                  <w:r>
                    <w:rPr>
                      <w:color w:val="374151"/>
                      <w:sz w:val="18"/>
                      <w:szCs w:val="18"/>
                    </w:rPr>
                    <w:t>Centre row (primary). Upper or Lower as secondary.</w:t>
                  </w:r>
                </w:p>
              </w:tc>
            </w:tr>
            <w:tr w:rsidR="00030C3A" w14:paraId="5884685B"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9"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A" w14:textId="77777777" w:rsidR="00030C3A" w:rsidRDefault="00FC4E48">
                  <w:r>
                    <w:rPr>
                      <w:color w:val="374151"/>
                      <w:sz w:val="18"/>
                      <w:szCs w:val="18"/>
                    </w:rPr>
                    <w:t>All 5 rows -- full canvas bleed.</w:t>
                  </w:r>
                </w:p>
              </w:tc>
            </w:tr>
            <w:tr w:rsidR="00030C3A" w14:paraId="5884685E"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C"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5D" w14:textId="77777777" w:rsidR="00030C3A" w:rsidRDefault="00FC4E48">
                  <w:r>
                    <w:rPr>
                      <w:color w:val="374151"/>
                      <w:sz w:val="18"/>
                      <w:szCs w:val="18"/>
                    </w:rPr>
                    <w:t>Text must have sufficient contrast. Use bold font or local opacity bar.</w:t>
                  </w:r>
                </w:p>
              </w:tc>
            </w:tr>
            <w:tr w:rsidR="00030C3A" w14:paraId="5884686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5F"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60" w14:textId="77777777" w:rsidR="00030C3A" w:rsidRDefault="00FC4E48">
                  <w:r>
                    <w:rPr>
                      <w:color w:val="374151"/>
                      <w:sz w:val="18"/>
                      <w:szCs w:val="18"/>
                    </w:rPr>
                    <w:t>All frames -- universally compatible. Primary for B1 and D1.</w:t>
                  </w:r>
                </w:p>
              </w:tc>
            </w:tr>
          </w:tbl>
          <w:p w14:paraId="58846862"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66"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3"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4"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65" w14:textId="77777777" w:rsidR="00030C3A" w:rsidRDefault="00030C3A">
                  <w:pPr>
                    <w:jc w:val="center"/>
                  </w:pPr>
                </w:p>
              </w:tc>
            </w:tr>
            <w:tr w:rsidR="00030C3A" w14:paraId="5884686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7"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9" w14:textId="77777777" w:rsidR="00030C3A" w:rsidRDefault="00FC4E48">
                  <w:pPr>
                    <w:jc w:val="center"/>
                  </w:pPr>
                  <w:r>
                    <w:rPr>
                      <w:color w:val="92400E"/>
                      <w:sz w:val="12"/>
                      <w:szCs w:val="12"/>
                    </w:rPr>
                    <w:t>Illus</w:t>
                  </w:r>
                </w:p>
              </w:tc>
            </w:tr>
            <w:tr w:rsidR="00030C3A" w14:paraId="5884686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B"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D" w14:textId="77777777" w:rsidR="00030C3A" w:rsidRDefault="00FC4E48">
                  <w:pPr>
                    <w:jc w:val="center"/>
                  </w:pPr>
                  <w:r>
                    <w:rPr>
                      <w:color w:val="92400E"/>
                      <w:sz w:val="12"/>
                      <w:szCs w:val="12"/>
                    </w:rPr>
                    <w:t>Illus</w:t>
                  </w:r>
                </w:p>
              </w:tc>
            </w:tr>
            <w:tr w:rsidR="00030C3A" w14:paraId="5884687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6F"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70"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1" w14:textId="77777777" w:rsidR="00030C3A" w:rsidRDefault="00FC4E48">
                  <w:pPr>
                    <w:jc w:val="center"/>
                  </w:pPr>
                  <w:r>
                    <w:rPr>
                      <w:color w:val="92400E"/>
                      <w:sz w:val="12"/>
                      <w:szCs w:val="12"/>
                    </w:rPr>
                    <w:t>Illus</w:t>
                  </w:r>
                </w:p>
              </w:tc>
            </w:tr>
            <w:tr w:rsidR="00030C3A" w14:paraId="5884687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3"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5" w14:textId="77777777" w:rsidR="00030C3A" w:rsidRDefault="00FC4E48">
                  <w:pPr>
                    <w:jc w:val="center"/>
                  </w:pPr>
                  <w:r>
                    <w:rPr>
                      <w:color w:val="92400E"/>
                      <w:sz w:val="12"/>
                      <w:szCs w:val="12"/>
                    </w:rPr>
                    <w:t>Illus</w:t>
                  </w:r>
                </w:p>
              </w:tc>
            </w:tr>
            <w:tr w:rsidR="00030C3A" w14:paraId="5884687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7"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79" w14:textId="77777777" w:rsidR="00030C3A" w:rsidRDefault="00FC4E48">
                  <w:pPr>
                    <w:jc w:val="center"/>
                  </w:pPr>
                  <w:r>
                    <w:rPr>
                      <w:color w:val="92400E"/>
                      <w:sz w:val="12"/>
                      <w:szCs w:val="12"/>
                    </w:rPr>
                    <w:t>Illus</w:t>
                  </w:r>
                </w:p>
              </w:tc>
            </w:tr>
          </w:tbl>
          <w:p w14:paraId="5884687B" w14:textId="77777777" w:rsidR="00030C3A" w:rsidRDefault="00030C3A"/>
        </w:tc>
      </w:tr>
    </w:tbl>
    <w:p w14:paraId="5884687D" w14:textId="77777777" w:rsidR="00030C3A" w:rsidRDefault="00030C3A">
      <w:pPr>
        <w:spacing w:after="160"/>
      </w:pPr>
    </w:p>
    <w:p w14:paraId="5884687E" w14:textId="77777777" w:rsidR="00030C3A" w:rsidRDefault="00FC4E48">
      <w:pPr>
        <w:pStyle w:val="Heading2"/>
      </w:pPr>
      <w:r>
        <w:t>L3 -- Text Left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A8"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81"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7F"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0" w14:textId="77777777" w:rsidR="00030C3A" w:rsidRDefault="00FC4E48">
                  <w:r>
                    <w:rPr>
                      <w:color w:val="374151"/>
                      <w:sz w:val="18"/>
                      <w:szCs w:val="18"/>
                    </w:rPr>
                    <w:t>Left column holds text. Right two columns hold illustration.</w:t>
                  </w:r>
                </w:p>
              </w:tc>
            </w:tr>
            <w:tr w:rsidR="00030C3A" w14:paraId="58846884"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2" w14:textId="77777777" w:rsidR="00030C3A" w:rsidRDefault="00FC4E48">
                  <w:r>
                    <w:rPr>
                      <w:b/>
                      <w:bCs/>
                      <w:color w:val="475569"/>
                      <w:sz w:val="18"/>
                      <w:szCs w:val="18"/>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3" w14:textId="77777777" w:rsidR="00030C3A" w:rsidRDefault="00FC4E48">
                  <w:r>
                    <w:rPr>
                      <w:color w:val="374151"/>
                      <w:sz w:val="18"/>
                      <w:szCs w:val="18"/>
                    </w:rPr>
                    <w:t>Left column across all rows.</w:t>
                  </w:r>
                </w:p>
              </w:tc>
            </w:tr>
            <w:tr w:rsidR="00030C3A" w14:paraId="58846887"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5"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6" w14:textId="77777777" w:rsidR="00030C3A" w:rsidRDefault="00FC4E48">
                  <w:r>
                    <w:rPr>
                      <w:color w:val="374151"/>
                      <w:sz w:val="18"/>
                      <w:szCs w:val="18"/>
                    </w:rPr>
                    <w:t>Centre + Right columns across all rows.</w:t>
                  </w:r>
                </w:p>
              </w:tc>
            </w:tr>
            <w:tr w:rsidR="00030C3A" w14:paraId="5884688A"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8"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9" w14:textId="77777777" w:rsidR="00030C3A" w:rsidRDefault="00FC4E48">
                  <w:r>
                    <w:rPr>
                      <w:color w:val="374151"/>
                      <w:sz w:val="18"/>
                      <w:szCs w:val="18"/>
                    </w:rPr>
                    <w:t>F1 tightens left column. F4 works perfectly.</w:t>
                  </w:r>
                </w:p>
              </w:tc>
            </w:tr>
            <w:tr w:rsidR="00030C3A" w14:paraId="5884688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8B"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8C" w14:textId="77777777" w:rsidR="00030C3A" w:rsidRDefault="00FC4E48">
                  <w:r>
                    <w:rPr>
                      <w:color w:val="374151"/>
                      <w:sz w:val="18"/>
                      <w:szCs w:val="18"/>
                    </w:rPr>
                    <w:t>F0 F2 F3 F4 F5 fully. F1 partially.</w:t>
                  </w:r>
                </w:p>
              </w:tc>
            </w:tr>
          </w:tbl>
          <w:p w14:paraId="5884688E"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92"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8F"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90"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91" w14:textId="77777777" w:rsidR="00030C3A" w:rsidRDefault="00030C3A">
                  <w:pPr>
                    <w:jc w:val="center"/>
                  </w:pPr>
                </w:p>
              </w:tc>
            </w:tr>
            <w:tr w:rsidR="00030C3A" w14:paraId="5884689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3"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5" w14:textId="77777777" w:rsidR="00030C3A" w:rsidRDefault="00FC4E48">
                  <w:pPr>
                    <w:jc w:val="center"/>
                  </w:pPr>
                  <w:r>
                    <w:rPr>
                      <w:color w:val="92400E"/>
                      <w:sz w:val="12"/>
                      <w:szCs w:val="12"/>
                    </w:rPr>
                    <w:t>Illus</w:t>
                  </w:r>
                </w:p>
              </w:tc>
            </w:tr>
            <w:tr w:rsidR="00030C3A" w14:paraId="5884689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7"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9" w14:textId="77777777" w:rsidR="00030C3A" w:rsidRDefault="00FC4E48">
                  <w:pPr>
                    <w:jc w:val="center"/>
                  </w:pPr>
                  <w:r>
                    <w:rPr>
                      <w:color w:val="92400E"/>
                      <w:sz w:val="12"/>
                      <w:szCs w:val="12"/>
                    </w:rPr>
                    <w:t>Illus</w:t>
                  </w:r>
                </w:p>
              </w:tc>
            </w:tr>
            <w:tr w:rsidR="00030C3A" w14:paraId="5884689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B"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9D" w14:textId="77777777" w:rsidR="00030C3A" w:rsidRDefault="00FC4E48">
                  <w:pPr>
                    <w:jc w:val="center"/>
                  </w:pPr>
                  <w:r>
                    <w:rPr>
                      <w:color w:val="92400E"/>
                      <w:sz w:val="12"/>
                      <w:szCs w:val="12"/>
                    </w:rPr>
                    <w:t>Illus</w:t>
                  </w:r>
                </w:p>
              </w:tc>
            </w:tr>
            <w:tr w:rsidR="00030C3A" w14:paraId="588468A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9F"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0"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1" w14:textId="77777777" w:rsidR="00030C3A" w:rsidRDefault="00FC4E48">
                  <w:pPr>
                    <w:jc w:val="center"/>
                  </w:pPr>
                  <w:r>
                    <w:rPr>
                      <w:color w:val="92400E"/>
                      <w:sz w:val="12"/>
                      <w:szCs w:val="12"/>
                    </w:rPr>
                    <w:t>Illus</w:t>
                  </w:r>
                </w:p>
              </w:tc>
            </w:tr>
            <w:tr w:rsidR="00030C3A" w14:paraId="588468A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A3"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A5" w14:textId="77777777" w:rsidR="00030C3A" w:rsidRDefault="00FC4E48">
                  <w:pPr>
                    <w:jc w:val="center"/>
                  </w:pPr>
                  <w:r>
                    <w:rPr>
                      <w:color w:val="92400E"/>
                      <w:sz w:val="12"/>
                      <w:szCs w:val="12"/>
                    </w:rPr>
                    <w:t>Illus</w:t>
                  </w:r>
                </w:p>
              </w:tc>
            </w:tr>
          </w:tbl>
          <w:p w14:paraId="588468A7" w14:textId="77777777" w:rsidR="00030C3A" w:rsidRDefault="00030C3A"/>
        </w:tc>
      </w:tr>
    </w:tbl>
    <w:p w14:paraId="588468A9" w14:textId="77777777" w:rsidR="00030C3A" w:rsidRDefault="00030C3A">
      <w:pPr>
        <w:spacing w:after="160"/>
      </w:pPr>
    </w:p>
    <w:p w14:paraId="588468AA" w14:textId="77777777" w:rsidR="00030C3A" w:rsidRDefault="00FC4E48">
      <w:pPr>
        <w:pStyle w:val="Heading2"/>
      </w:pPr>
      <w:r>
        <w:t>L4 -- Text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8D4"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AD"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AB"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AC" w14:textId="77777777" w:rsidR="00030C3A" w:rsidRDefault="00FC4E48">
                  <w:r>
                    <w:rPr>
                      <w:color w:val="374151"/>
                      <w:sz w:val="18"/>
                      <w:szCs w:val="18"/>
                    </w:rPr>
                    <w:t>Right column holds text. Left two columns hold illustration.</w:t>
                  </w:r>
                </w:p>
              </w:tc>
            </w:tr>
            <w:tr w:rsidR="00030C3A" w14:paraId="588468B0"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AE" w14:textId="77777777" w:rsidR="00030C3A" w:rsidRDefault="00FC4E48">
                  <w:r>
                    <w:rPr>
                      <w:b/>
                      <w:bCs/>
                      <w:color w:val="475569"/>
                      <w:sz w:val="18"/>
                      <w:szCs w:val="18"/>
                    </w:rPr>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AF" w14:textId="77777777" w:rsidR="00030C3A" w:rsidRDefault="00FC4E48">
                  <w:r>
                    <w:rPr>
                      <w:color w:val="374151"/>
                      <w:sz w:val="18"/>
                      <w:szCs w:val="18"/>
                    </w:rPr>
                    <w:t>Right column across all rows.</w:t>
                  </w:r>
                </w:p>
              </w:tc>
            </w:tr>
            <w:tr w:rsidR="00030C3A" w14:paraId="588468B3"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1"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2" w14:textId="77777777" w:rsidR="00030C3A" w:rsidRDefault="00FC4E48">
                  <w:r>
                    <w:rPr>
                      <w:color w:val="374151"/>
                      <w:sz w:val="18"/>
                      <w:szCs w:val="18"/>
                    </w:rPr>
                    <w:t>Left + Centre columns across all rows.</w:t>
                  </w:r>
                </w:p>
              </w:tc>
            </w:tr>
            <w:tr w:rsidR="00030C3A" w14:paraId="588468B6"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4"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5" w14:textId="77777777" w:rsidR="00030C3A" w:rsidRDefault="00FC4E48">
                  <w:r>
                    <w:rPr>
                      <w:color w:val="374151"/>
                      <w:sz w:val="18"/>
                      <w:szCs w:val="18"/>
                    </w:rPr>
                    <w:t>Mirror of L3. Same frame constraints apply.</w:t>
                  </w:r>
                </w:p>
              </w:tc>
            </w:tr>
            <w:tr w:rsidR="00030C3A" w14:paraId="588468B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B7"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B8" w14:textId="77777777" w:rsidR="00030C3A" w:rsidRDefault="00FC4E48">
                  <w:r>
                    <w:rPr>
                      <w:color w:val="374151"/>
                      <w:sz w:val="18"/>
                      <w:szCs w:val="18"/>
                    </w:rPr>
                    <w:t>F0 F2 F3 F4 F5 fully. F1 partially.</w:t>
                  </w:r>
                </w:p>
              </w:tc>
            </w:tr>
          </w:tbl>
          <w:p w14:paraId="588468BA"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BE"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B"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C"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BD" w14:textId="77777777" w:rsidR="00030C3A" w:rsidRDefault="00030C3A">
                  <w:pPr>
                    <w:jc w:val="center"/>
                  </w:pPr>
                </w:p>
              </w:tc>
            </w:tr>
            <w:tr w:rsidR="00030C3A" w14:paraId="588468C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BF"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0"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1" w14:textId="77777777" w:rsidR="00030C3A" w:rsidRDefault="00FC4E48">
                  <w:pPr>
                    <w:jc w:val="center"/>
                  </w:pPr>
                  <w:r>
                    <w:rPr>
                      <w:color w:val="1D4ED8"/>
                      <w:sz w:val="12"/>
                      <w:szCs w:val="12"/>
                    </w:rPr>
                    <w:t>Text</w:t>
                  </w:r>
                </w:p>
              </w:tc>
            </w:tr>
            <w:tr w:rsidR="00030C3A" w14:paraId="588468C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3"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5" w14:textId="77777777" w:rsidR="00030C3A" w:rsidRDefault="00FC4E48">
                  <w:pPr>
                    <w:jc w:val="center"/>
                  </w:pPr>
                  <w:r>
                    <w:rPr>
                      <w:color w:val="1D4ED8"/>
                      <w:sz w:val="12"/>
                      <w:szCs w:val="12"/>
                    </w:rPr>
                    <w:t>Text</w:t>
                  </w:r>
                </w:p>
              </w:tc>
            </w:tr>
            <w:tr w:rsidR="00030C3A" w14:paraId="588468C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7"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8"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9" w14:textId="77777777" w:rsidR="00030C3A" w:rsidRDefault="00FC4E48">
                  <w:pPr>
                    <w:jc w:val="center"/>
                  </w:pPr>
                  <w:r>
                    <w:rPr>
                      <w:color w:val="1D4ED8"/>
                      <w:sz w:val="12"/>
                      <w:szCs w:val="12"/>
                    </w:rPr>
                    <w:t>Text</w:t>
                  </w:r>
                </w:p>
              </w:tc>
            </w:tr>
            <w:tr w:rsidR="00030C3A" w14:paraId="588468C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B"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CD" w14:textId="77777777" w:rsidR="00030C3A" w:rsidRDefault="00FC4E48">
                  <w:pPr>
                    <w:jc w:val="center"/>
                  </w:pPr>
                  <w:r>
                    <w:rPr>
                      <w:color w:val="1D4ED8"/>
                      <w:sz w:val="12"/>
                      <w:szCs w:val="12"/>
                    </w:rPr>
                    <w:t>Text</w:t>
                  </w:r>
                </w:p>
              </w:tc>
            </w:tr>
            <w:tr w:rsidR="00030C3A" w14:paraId="588468D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CF"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D0"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D1" w14:textId="77777777" w:rsidR="00030C3A" w:rsidRDefault="00FC4E48">
                  <w:pPr>
                    <w:jc w:val="center"/>
                  </w:pPr>
                  <w:r>
                    <w:rPr>
                      <w:color w:val="1D4ED8"/>
                      <w:sz w:val="12"/>
                      <w:szCs w:val="12"/>
                    </w:rPr>
                    <w:t>Text</w:t>
                  </w:r>
                </w:p>
              </w:tc>
            </w:tr>
          </w:tbl>
          <w:p w14:paraId="588468D3" w14:textId="77777777" w:rsidR="00030C3A" w:rsidRDefault="00030C3A"/>
        </w:tc>
      </w:tr>
    </w:tbl>
    <w:p w14:paraId="588468D5" w14:textId="77777777" w:rsidR="00030C3A" w:rsidRDefault="00030C3A">
      <w:pPr>
        <w:spacing w:after="160"/>
      </w:pPr>
    </w:p>
    <w:p w14:paraId="588468D6" w14:textId="77777777" w:rsidR="00030C3A" w:rsidRDefault="00FC4E48">
      <w:pPr>
        <w:pStyle w:val="Heading2"/>
      </w:pPr>
      <w:r>
        <w:t>L5 -- Text Bottom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7"/>
        <w:gridCol w:w="2033"/>
      </w:tblGrid>
      <w:tr w:rsidR="00030C3A" w14:paraId="58846900" w14:textId="77777777">
        <w:tc>
          <w:tcPr>
            <w:tcW w:w="676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30C3A" w14:paraId="588468D9"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7" w14:textId="77777777" w:rsidR="00030C3A" w:rsidRDefault="00FC4E48">
                  <w:r>
                    <w:rPr>
                      <w:b/>
                      <w:bCs/>
                      <w:color w:val="475569"/>
                      <w:sz w:val="18"/>
                      <w:szCs w:val="18"/>
                    </w:rPr>
                    <w:t>Description</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8" w14:textId="77777777" w:rsidR="00030C3A" w:rsidRDefault="00FC4E48">
                  <w:r>
                    <w:rPr>
                      <w:color w:val="374151"/>
                      <w:sz w:val="18"/>
                      <w:szCs w:val="18"/>
                    </w:rPr>
                    <w:t>Illustration fills upper two-thirds. Text anchored at lower portion.</w:t>
                  </w:r>
                </w:p>
              </w:tc>
            </w:tr>
            <w:tr w:rsidR="00030C3A" w14:paraId="588468DC"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A" w14:textId="77777777" w:rsidR="00030C3A" w:rsidRDefault="00FC4E48">
                  <w:r>
                    <w:rPr>
                      <w:b/>
                      <w:bCs/>
                      <w:color w:val="475569"/>
                      <w:sz w:val="18"/>
                      <w:szCs w:val="18"/>
                    </w:rPr>
                    <w:lastRenderedPageBreak/>
                    <w:t>Text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B" w14:textId="77777777" w:rsidR="00030C3A" w:rsidRDefault="00FC4E48">
                  <w:r>
                    <w:rPr>
                      <w:color w:val="374151"/>
                      <w:sz w:val="18"/>
                      <w:szCs w:val="18"/>
                    </w:rPr>
                    <w:t>Lower + Footer rows.</w:t>
                  </w:r>
                </w:p>
              </w:tc>
            </w:tr>
            <w:tr w:rsidR="00030C3A" w14:paraId="588468DF"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DD" w14:textId="77777777" w:rsidR="00030C3A" w:rsidRDefault="00FC4E48">
                  <w:r>
                    <w:rPr>
                      <w:b/>
                      <w:bCs/>
                      <w:color w:val="475569"/>
                      <w:sz w:val="18"/>
                      <w:szCs w:val="18"/>
                    </w:rPr>
                    <w:t>Illus Zone</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DE" w14:textId="77777777" w:rsidR="00030C3A" w:rsidRDefault="00FC4E48">
                  <w:r>
                    <w:rPr>
                      <w:color w:val="374151"/>
                      <w:sz w:val="18"/>
                      <w:szCs w:val="18"/>
                    </w:rPr>
                    <w:t>Header + Upper + Centre rows.</w:t>
                  </w:r>
                </w:p>
              </w:tc>
            </w:tr>
            <w:tr w:rsidR="00030C3A" w14:paraId="588468E2"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E0" w14:textId="77777777" w:rsidR="00030C3A" w:rsidRDefault="00FC4E48">
                  <w:r>
                    <w:rPr>
                      <w:b/>
                      <w:bCs/>
                      <w:color w:val="475569"/>
                      <w:sz w:val="18"/>
                      <w:szCs w:val="18"/>
                    </w:rPr>
                    <w:t>Constraint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E1" w14:textId="77777777" w:rsidR="00030C3A" w:rsidRDefault="00FC4E48">
                  <w:r>
                    <w:rPr>
                      <w:color w:val="374151"/>
                      <w:sz w:val="18"/>
                      <w:szCs w:val="18"/>
                    </w:rPr>
                    <w:t>F5 (Arch) enhances this layout -- arch top + text bottom = ceremonial frame. F2 reduces footer space.</w:t>
                  </w:r>
                </w:p>
              </w:tc>
            </w:tr>
            <w:tr w:rsidR="00030C3A" w14:paraId="588468E5" w14:textId="77777777">
              <w:tc>
                <w:tcPr>
                  <w:tcW w:w="1800" w:type="dxa"/>
                  <w:tcBorders>
                    <w:top w:val="single" w:sz="1" w:space="0" w:color="E5E7EB"/>
                    <w:left w:val="single" w:sz="1" w:space="0" w:color="E5E7EB"/>
                    <w:bottom w:val="single" w:sz="1" w:space="0" w:color="E5E7EB"/>
                    <w:right w:val="single" w:sz="1" w:space="0" w:color="E5E7EB"/>
                  </w:tcBorders>
                  <w:shd w:val="clear" w:color="auto" w:fill="F8FAFC"/>
                  <w:tcMar>
                    <w:top w:w="80" w:type="dxa"/>
                    <w:left w:w="120" w:type="dxa"/>
                    <w:bottom w:w="80" w:type="dxa"/>
                    <w:right w:w="120" w:type="dxa"/>
                  </w:tcMar>
                </w:tcPr>
                <w:p w14:paraId="588468E3" w14:textId="77777777" w:rsidR="00030C3A" w:rsidRDefault="00FC4E48">
                  <w:r>
                    <w:rPr>
                      <w:b/>
                      <w:bCs/>
                      <w:color w:val="475569"/>
                      <w:sz w:val="18"/>
                      <w:szCs w:val="18"/>
                    </w:rPr>
                    <w:t>Frame Compat</w:t>
                  </w:r>
                </w:p>
              </w:tc>
              <w:tc>
                <w:tcPr>
                  <w:tcW w:w="7560" w:type="dxa"/>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88468E4" w14:textId="77777777" w:rsidR="00030C3A" w:rsidRDefault="00FC4E48">
                  <w:r>
                    <w:rPr>
                      <w:color w:val="374151"/>
                      <w:sz w:val="18"/>
                      <w:szCs w:val="18"/>
                    </w:rPr>
                    <w:t>F0 F3 F4 F5 fully. F1 F2 partially.</w:t>
                  </w:r>
                </w:p>
              </w:tc>
            </w:tr>
          </w:tbl>
          <w:p w14:paraId="588468E6" w14:textId="77777777" w:rsidR="00030C3A" w:rsidRDefault="00030C3A"/>
        </w:tc>
        <w:tc>
          <w:tcPr>
            <w:tcW w:w="26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680"/>
              <w:gridCol w:w="360"/>
            </w:tblGrid>
            <w:tr w:rsidR="00030C3A" w14:paraId="588468EA" w14:textId="77777777">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7" w14:textId="77777777" w:rsidR="00030C3A" w:rsidRDefault="00030C3A">
                  <w:pPr>
                    <w:jc w:val="center"/>
                  </w:pPr>
                </w:p>
              </w:tc>
              <w:tc>
                <w:tcPr>
                  <w:tcW w:w="168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8" w14:textId="77777777" w:rsidR="00030C3A" w:rsidRDefault="00FC4E48">
                  <w:pPr>
                    <w:jc w:val="center"/>
                  </w:pPr>
                  <w:r>
                    <w:rPr>
                      <w:b/>
                      <w:bCs/>
                      <w:color w:val="FFFFFF"/>
                      <w:sz w:val="13"/>
                      <w:szCs w:val="13"/>
                    </w:rPr>
                    <w:t>CANVAS</w:t>
                  </w:r>
                </w:p>
              </w:tc>
              <w:tc>
                <w:tcPr>
                  <w:tcW w:w="360" w:type="dxa"/>
                  <w:tcBorders>
                    <w:top w:val="single" w:sz="1" w:space="0" w:color="CCCCCC"/>
                    <w:left w:val="single" w:sz="1" w:space="0" w:color="CCCCCC"/>
                    <w:bottom w:val="single" w:sz="1" w:space="0" w:color="CCCCCC"/>
                    <w:right w:val="single" w:sz="1" w:space="0" w:color="CCCCCC"/>
                  </w:tcBorders>
                  <w:shd w:val="clear" w:color="auto" w:fill="1E3A5F"/>
                  <w:tcMar>
                    <w:top w:w="40" w:type="dxa"/>
                    <w:left w:w="40" w:type="dxa"/>
                    <w:bottom w:w="40" w:type="dxa"/>
                    <w:right w:w="40" w:type="dxa"/>
                  </w:tcMar>
                </w:tcPr>
                <w:p w14:paraId="588468E9" w14:textId="77777777" w:rsidR="00030C3A" w:rsidRDefault="00030C3A">
                  <w:pPr>
                    <w:jc w:val="center"/>
                  </w:pPr>
                </w:p>
              </w:tc>
            </w:tr>
            <w:tr w:rsidR="00030C3A" w14:paraId="588468E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B"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C"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D" w14:textId="77777777" w:rsidR="00030C3A" w:rsidRDefault="00FC4E48">
                  <w:pPr>
                    <w:jc w:val="center"/>
                  </w:pPr>
                  <w:r>
                    <w:rPr>
                      <w:color w:val="92400E"/>
                      <w:sz w:val="12"/>
                      <w:szCs w:val="12"/>
                    </w:rPr>
                    <w:t>Illus</w:t>
                  </w:r>
                </w:p>
              </w:tc>
            </w:tr>
            <w:tr w:rsidR="00030C3A" w14:paraId="588468F2"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EF" w14:textId="77777777" w:rsidR="00030C3A" w:rsidRDefault="00FC4E48">
                  <w:pPr>
                    <w:jc w:val="center"/>
                  </w:pPr>
                  <w:r>
                    <w:rPr>
                      <w:color w:val="92400E"/>
                      <w:sz w:val="12"/>
                      <w:szCs w:val="12"/>
                    </w:rPr>
                    <w:lastRenderedPageBreak/>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0"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1" w14:textId="77777777" w:rsidR="00030C3A" w:rsidRDefault="00FC4E48">
                  <w:pPr>
                    <w:jc w:val="center"/>
                  </w:pPr>
                  <w:r>
                    <w:rPr>
                      <w:color w:val="92400E"/>
                      <w:sz w:val="12"/>
                      <w:szCs w:val="12"/>
                    </w:rPr>
                    <w:t>Illus</w:t>
                  </w:r>
                </w:p>
              </w:tc>
            </w:tr>
            <w:tr w:rsidR="00030C3A" w14:paraId="588468F6"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3" w14:textId="77777777" w:rsidR="00030C3A" w:rsidRDefault="00FC4E48">
                  <w:pPr>
                    <w:jc w:val="center"/>
                  </w:pPr>
                  <w:r>
                    <w:rPr>
                      <w:color w:val="92400E"/>
                      <w:sz w:val="12"/>
                      <w:szCs w:val="12"/>
                    </w:rPr>
                    <w:t>Illus</w:t>
                  </w:r>
                </w:p>
              </w:tc>
              <w:tc>
                <w:tcPr>
                  <w:tcW w:w="168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4" w14:textId="77777777" w:rsidR="00030C3A" w:rsidRDefault="00FC4E48">
                  <w:pPr>
                    <w:jc w:val="center"/>
                  </w:pPr>
                  <w:r>
                    <w:rPr>
                      <w:color w:val="92400E"/>
                      <w:sz w:val="12"/>
                      <w:szCs w:val="12"/>
                    </w:rPr>
                    <w:t>Illus</w:t>
                  </w:r>
                </w:p>
              </w:tc>
              <w:tc>
                <w:tcPr>
                  <w:tcW w:w="360" w:type="dxa"/>
                  <w:tcBorders>
                    <w:top w:val="single" w:sz="1" w:space="0" w:color="CCCCCC"/>
                    <w:left w:val="single" w:sz="1" w:space="0" w:color="CCCCCC"/>
                    <w:bottom w:val="single" w:sz="1" w:space="0" w:color="CCCCCC"/>
                    <w:right w:val="single" w:sz="1" w:space="0" w:color="CCCCCC"/>
                  </w:tcBorders>
                  <w:shd w:val="clear" w:color="auto" w:fill="FED7AA"/>
                  <w:tcMar>
                    <w:top w:w="30" w:type="dxa"/>
                    <w:left w:w="30" w:type="dxa"/>
                    <w:bottom w:w="30" w:type="dxa"/>
                    <w:right w:w="30" w:type="dxa"/>
                  </w:tcMar>
                  <w:vAlign w:val="center"/>
                </w:tcPr>
                <w:p w14:paraId="588468F5" w14:textId="77777777" w:rsidR="00030C3A" w:rsidRDefault="00FC4E48">
                  <w:pPr>
                    <w:jc w:val="center"/>
                  </w:pPr>
                  <w:r>
                    <w:rPr>
                      <w:color w:val="92400E"/>
                      <w:sz w:val="12"/>
                      <w:szCs w:val="12"/>
                    </w:rPr>
                    <w:t>Illus</w:t>
                  </w:r>
                </w:p>
              </w:tc>
            </w:tr>
            <w:tr w:rsidR="00030C3A" w14:paraId="588468FA"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7"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8"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9" w14:textId="77777777" w:rsidR="00030C3A" w:rsidRDefault="00FC4E48">
                  <w:pPr>
                    <w:jc w:val="center"/>
                  </w:pPr>
                  <w:r>
                    <w:rPr>
                      <w:color w:val="1D4ED8"/>
                      <w:sz w:val="12"/>
                      <w:szCs w:val="12"/>
                    </w:rPr>
                    <w:t>Text</w:t>
                  </w:r>
                </w:p>
              </w:tc>
            </w:tr>
            <w:tr w:rsidR="00030C3A" w14:paraId="588468FE" w14:textId="77777777">
              <w:trPr>
                <w:trHeight w:hRule="exact" w:val="280"/>
              </w:trPr>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B" w14:textId="77777777" w:rsidR="00030C3A" w:rsidRDefault="00FC4E48">
                  <w:pPr>
                    <w:jc w:val="center"/>
                  </w:pPr>
                  <w:r>
                    <w:rPr>
                      <w:color w:val="1D4ED8"/>
                      <w:sz w:val="12"/>
                      <w:szCs w:val="12"/>
                    </w:rPr>
                    <w:t>Text</w:t>
                  </w:r>
                </w:p>
              </w:tc>
              <w:tc>
                <w:tcPr>
                  <w:tcW w:w="168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C" w14:textId="77777777" w:rsidR="00030C3A" w:rsidRDefault="00FC4E48">
                  <w:pPr>
                    <w:jc w:val="center"/>
                  </w:pPr>
                  <w:r>
                    <w:rPr>
                      <w:color w:val="1D4ED8"/>
                      <w:sz w:val="12"/>
                      <w:szCs w:val="12"/>
                    </w:rPr>
                    <w:t>Text</w:t>
                  </w:r>
                </w:p>
              </w:tc>
              <w:tc>
                <w:tcPr>
                  <w:tcW w:w="360" w:type="dxa"/>
                  <w:tcBorders>
                    <w:top w:val="single" w:sz="1" w:space="0" w:color="CCCCCC"/>
                    <w:left w:val="single" w:sz="1" w:space="0" w:color="CCCCCC"/>
                    <w:bottom w:val="single" w:sz="1" w:space="0" w:color="CCCCCC"/>
                    <w:right w:val="single" w:sz="1" w:space="0" w:color="CCCCCC"/>
                  </w:tcBorders>
                  <w:shd w:val="clear" w:color="auto" w:fill="DBEAFE"/>
                  <w:tcMar>
                    <w:top w:w="30" w:type="dxa"/>
                    <w:left w:w="30" w:type="dxa"/>
                    <w:bottom w:w="30" w:type="dxa"/>
                    <w:right w:w="30" w:type="dxa"/>
                  </w:tcMar>
                  <w:vAlign w:val="center"/>
                </w:tcPr>
                <w:p w14:paraId="588468FD" w14:textId="77777777" w:rsidR="00030C3A" w:rsidRDefault="00FC4E48">
                  <w:pPr>
                    <w:jc w:val="center"/>
                  </w:pPr>
                  <w:r>
                    <w:rPr>
                      <w:color w:val="1D4ED8"/>
                      <w:sz w:val="12"/>
                      <w:szCs w:val="12"/>
                    </w:rPr>
                    <w:t>Text</w:t>
                  </w:r>
                </w:p>
              </w:tc>
            </w:tr>
          </w:tbl>
          <w:p w14:paraId="588468FF" w14:textId="77777777" w:rsidR="00030C3A" w:rsidRDefault="00030C3A"/>
        </w:tc>
      </w:tr>
    </w:tbl>
    <w:p w14:paraId="58846901" w14:textId="77777777" w:rsidR="00030C3A" w:rsidRDefault="00030C3A">
      <w:pPr>
        <w:spacing w:after="160"/>
      </w:pPr>
    </w:p>
    <w:p w14:paraId="58846902" w14:textId="77777777" w:rsidR="00030C3A" w:rsidRDefault="00FC4E48">
      <w:r>
        <w:br w:type="page"/>
      </w:r>
    </w:p>
    <w:p w14:paraId="58846903" w14:textId="77777777" w:rsidR="00030C3A" w:rsidRDefault="00FC4E48">
      <w:pPr>
        <w:pStyle w:val="Heading1"/>
      </w:pPr>
      <w:r>
        <w:rPr>
          <w:sz w:val="32"/>
          <w:szCs w:val="32"/>
        </w:rPr>
        <w:lastRenderedPageBreak/>
        <w:t>D. Frame x Layout Compatibility Matrix</w:t>
      </w:r>
    </w:p>
    <w:p w14:paraId="58846904" w14:textId="77777777" w:rsidR="00030C3A" w:rsidRDefault="00FC4E48">
      <w:pPr>
        <w:spacing w:after="100"/>
      </w:pPr>
      <w:r>
        <w:rPr>
          <w:color w:val="374151"/>
        </w:rPr>
        <w:t>Quick-filter: use in Step 3 to determine which layouts are available given the frame type chosen in Step 2.</w:t>
      </w:r>
    </w:p>
    <w:p w14:paraId="58846905" w14:textId="77777777" w:rsidR="00030C3A" w:rsidRDefault="00030C3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1071"/>
        <w:gridCol w:w="1410"/>
        <w:gridCol w:w="1071"/>
        <w:gridCol w:w="1071"/>
        <w:gridCol w:w="1071"/>
        <w:gridCol w:w="2138"/>
      </w:tblGrid>
      <w:tr w:rsidR="00030C3A" w14:paraId="5884690D" w14:textId="77777777">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6" w14:textId="77777777" w:rsidR="00030C3A" w:rsidRDefault="00FC4E48">
            <w:pPr>
              <w:jc w:val="center"/>
            </w:pPr>
            <w:r>
              <w:rPr>
                <w:b/>
                <w:bCs/>
                <w:color w:val="FFFFFF"/>
                <w:sz w:val="17"/>
                <w:szCs w:val="17"/>
              </w:rPr>
              <w:t>Frame</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7" w14:textId="77777777" w:rsidR="00030C3A" w:rsidRDefault="00FC4E48">
            <w:pPr>
              <w:jc w:val="center"/>
            </w:pPr>
            <w:r>
              <w:rPr>
                <w:b/>
                <w:bCs/>
                <w:color w:val="FFFFFF"/>
                <w:sz w:val="17"/>
                <w:szCs w:val="17"/>
              </w:rPr>
              <w:t>L1 Text Top</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8" w14:textId="052B51B4" w:rsidR="00030C3A" w:rsidRDefault="00FC4E48">
            <w:pPr>
              <w:jc w:val="center"/>
            </w:pPr>
            <w:r>
              <w:rPr>
                <w:b/>
                <w:bCs/>
                <w:color w:val="FFFFFF"/>
                <w:sz w:val="17"/>
                <w:szCs w:val="17"/>
              </w:rPr>
              <w:t>L2 Overlay/Center</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9" w14:textId="77777777" w:rsidR="00030C3A" w:rsidRDefault="00FC4E48">
            <w:pPr>
              <w:jc w:val="center"/>
            </w:pPr>
            <w:r>
              <w:rPr>
                <w:b/>
                <w:bCs/>
                <w:color w:val="FFFFFF"/>
                <w:sz w:val="17"/>
                <w:szCs w:val="17"/>
              </w:rPr>
              <w:t>L3 Text Left</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A" w14:textId="77777777" w:rsidR="00030C3A" w:rsidRDefault="00FC4E48">
            <w:pPr>
              <w:jc w:val="center"/>
            </w:pPr>
            <w:r>
              <w:rPr>
                <w:b/>
                <w:bCs/>
                <w:color w:val="FFFFFF"/>
                <w:sz w:val="17"/>
                <w:szCs w:val="17"/>
              </w:rPr>
              <w:t>L4 Text Right</w:t>
            </w:r>
          </w:p>
        </w:tc>
        <w:tc>
          <w:tcPr>
            <w:tcW w:w="7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B" w14:textId="77777777" w:rsidR="00030C3A" w:rsidRDefault="00FC4E48">
            <w:pPr>
              <w:jc w:val="center"/>
            </w:pPr>
            <w:r>
              <w:rPr>
                <w:b/>
                <w:bCs/>
                <w:color w:val="FFFFFF"/>
                <w:sz w:val="17"/>
                <w:szCs w:val="17"/>
              </w:rPr>
              <w:t>L5 Text Bottom</w:t>
            </w:r>
          </w:p>
        </w:tc>
        <w:tc>
          <w:tcPr>
            <w:tcW w:w="2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5884690C" w14:textId="77777777" w:rsidR="00030C3A" w:rsidRDefault="00FC4E48">
            <w:pPr>
              <w:jc w:val="center"/>
            </w:pPr>
            <w:r>
              <w:rPr>
                <w:b/>
                <w:bCs/>
                <w:color w:val="FFFFFF"/>
                <w:sz w:val="17"/>
                <w:szCs w:val="17"/>
              </w:rPr>
              <w:t>Notes</w:t>
            </w:r>
          </w:p>
        </w:tc>
      </w:tr>
      <w:tr w:rsidR="00030C3A" w14:paraId="5884691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0E" w14:textId="77777777" w:rsidR="00030C3A" w:rsidRDefault="00FC4E48">
            <w:r>
              <w:rPr>
                <w:b/>
                <w:bCs/>
                <w:color w:val="1E3A5F"/>
                <w:sz w:val="17"/>
                <w:szCs w:val="17"/>
              </w:rPr>
              <w:t>F1 Full Perimeter</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0F"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0"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1"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2"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3" w14:textId="77777777" w:rsidR="00030C3A" w:rsidRDefault="00FC4E48">
            <w:pPr>
              <w:jc w:val="center"/>
            </w:pPr>
            <w:r>
              <w:rPr>
                <w:color w:val="92400E"/>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14" w14:textId="77777777" w:rsidR="00030C3A" w:rsidRDefault="00FC4E48">
            <w:r>
              <w:rPr>
                <w:color w:val="64748B"/>
                <w:sz w:val="17"/>
                <w:szCs w:val="17"/>
              </w:rPr>
              <w:t>All layouts pushed inward. L2 cleanest.</w:t>
            </w:r>
          </w:p>
        </w:tc>
      </w:tr>
      <w:tr w:rsidR="00030C3A" w14:paraId="5884691D"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16" w14:textId="77777777" w:rsidR="00030C3A" w:rsidRDefault="00FC4E48">
            <w:r>
              <w:rPr>
                <w:b/>
                <w:bCs/>
                <w:color w:val="1E3A5F"/>
                <w:sz w:val="17"/>
                <w:szCs w:val="17"/>
              </w:rPr>
              <w:t>F2 Dual Band</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7"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8"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9"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A"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1B" w14:textId="77777777" w:rsidR="00030C3A" w:rsidRDefault="00FC4E48">
            <w:pPr>
              <w:jc w:val="center"/>
            </w:pPr>
            <w:r>
              <w:rPr>
                <w:color w:val="92400E"/>
                <w:sz w:val="18"/>
                <w:szCs w:val="18"/>
              </w:rPr>
              <w:t>~</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1C" w14:textId="77777777" w:rsidR="00030C3A" w:rsidRDefault="00FC4E48">
            <w:r>
              <w:rPr>
                <w:color w:val="64748B"/>
                <w:sz w:val="17"/>
                <w:szCs w:val="17"/>
              </w:rPr>
              <w:t>Bands block top+bottom. L1/L5 lose edge space.</w:t>
            </w:r>
          </w:p>
        </w:tc>
      </w:tr>
      <w:tr w:rsidR="00030C3A" w14:paraId="5884692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1E" w14:textId="77777777" w:rsidR="00030C3A" w:rsidRDefault="00FC4E48">
            <w:r>
              <w:rPr>
                <w:b/>
                <w:bCs/>
                <w:color w:val="1E3A5F"/>
                <w:sz w:val="17"/>
                <w:szCs w:val="17"/>
              </w:rPr>
              <w:t>F3 Single Band</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1F"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0"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1"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2"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3" w14:textId="77777777" w:rsidR="00030C3A" w:rsidRDefault="00FC4E48">
            <w:pPr>
              <w:jc w:val="center"/>
            </w:pPr>
            <w:r>
              <w:rPr>
                <w:color w:val="15803D"/>
                <w:sz w:val="18"/>
                <w:szCs w:val="18"/>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24" w14:textId="77777777" w:rsidR="00030C3A" w:rsidRDefault="00FC4E48">
            <w:r>
              <w:rPr>
                <w:color w:val="64748B"/>
                <w:sz w:val="17"/>
                <w:szCs w:val="17"/>
              </w:rPr>
              <w:t>Single band minimal -- all 5 work.</w:t>
            </w:r>
          </w:p>
        </w:tc>
      </w:tr>
      <w:tr w:rsidR="00030C3A" w14:paraId="5884692D"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26" w14:textId="77777777" w:rsidR="00030C3A" w:rsidRDefault="00FC4E48">
            <w:r>
              <w:rPr>
                <w:b/>
                <w:bCs/>
                <w:color w:val="1E3A5F"/>
                <w:sz w:val="17"/>
                <w:szCs w:val="17"/>
              </w:rPr>
              <w:t>F4 Corner Accents</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7"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8"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9"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A"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2B" w14:textId="77777777" w:rsidR="00030C3A" w:rsidRDefault="00FC4E48">
            <w:pPr>
              <w:jc w:val="center"/>
            </w:pPr>
            <w:r>
              <w:rPr>
                <w:color w:val="15803D"/>
                <w:sz w:val="18"/>
                <w:szCs w:val="18"/>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2C" w14:textId="77777777" w:rsidR="00030C3A" w:rsidRDefault="00FC4E48">
            <w:r>
              <w:rPr>
                <w:color w:val="64748B"/>
                <w:sz w:val="17"/>
                <w:szCs w:val="17"/>
              </w:rPr>
              <w:t>Corners never block major zones.</w:t>
            </w:r>
          </w:p>
        </w:tc>
      </w:tr>
      <w:tr w:rsidR="00030C3A" w14:paraId="58846935" w14:textId="77777777">
        <w:tc>
          <w:tcPr>
            <w:tcW w:w="1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00" w:type="dxa"/>
              <w:bottom w:w="80" w:type="dxa"/>
              <w:right w:w="100" w:type="dxa"/>
            </w:tcMar>
          </w:tcPr>
          <w:p w14:paraId="5884692E" w14:textId="77777777" w:rsidR="00030C3A" w:rsidRDefault="00FC4E48">
            <w:r>
              <w:rPr>
                <w:b/>
                <w:bCs/>
                <w:color w:val="1E3A5F"/>
                <w:sz w:val="17"/>
                <w:szCs w:val="17"/>
              </w:rPr>
              <w:t>F5 Arch/Canopy</w:t>
            </w:r>
          </w:p>
        </w:tc>
        <w:tc>
          <w:tcPr>
            <w:tcW w:w="780" w:type="dxa"/>
            <w:tcBorders>
              <w:top w:val="single" w:sz="1" w:space="0" w:color="CCCCCC"/>
              <w:left w:val="single" w:sz="1" w:space="0" w:color="CCCCCC"/>
              <w:bottom w:val="single" w:sz="1" w:space="0" w:color="CCCCCC"/>
              <w:right w:val="single" w:sz="1" w:space="0" w:color="CCCCCC"/>
            </w:tcBorders>
            <w:shd w:val="clear" w:color="auto" w:fill="FEF3C7"/>
            <w:tcMar>
              <w:top w:w="80" w:type="dxa"/>
              <w:left w:w="100" w:type="dxa"/>
              <w:bottom w:w="80" w:type="dxa"/>
              <w:right w:w="100" w:type="dxa"/>
            </w:tcMar>
          </w:tcPr>
          <w:p w14:paraId="5884692F" w14:textId="77777777" w:rsidR="00030C3A" w:rsidRDefault="00FC4E48">
            <w:pPr>
              <w:jc w:val="center"/>
            </w:pPr>
            <w:r>
              <w:rPr>
                <w:color w:val="92400E"/>
                <w:sz w:val="18"/>
                <w:szCs w:val="18"/>
              </w:rPr>
              <w:t>~</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0"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1"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2" w14:textId="77777777" w:rsidR="00030C3A" w:rsidRDefault="00FC4E48">
            <w:pPr>
              <w:jc w:val="center"/>
            </w:pPr>
            <w:r>
              <w:rPr>
                <w:color w:val="15803D"/>
                <w:sz w:val="18"/>
                <w:szCs w:val="18"/>
              </w:rPr>
              <w:t>checkmark</w:t>
            </w:r>
          </w:p>
        </w:tc>
        <w:tc>
          <w:tcPr>
            <w:tcW w:w="780" w:type="dxa"/>
            <w:tcBorders>
              <w:top w:val="single" w:sz="1" w:space="0" w:color="CCCCCC"/>
              <w:left w:val="single" w:sz="1" w:space="0" w:color="CCCCCC"/>
              <w:bottom w:val="single" w:sz="1" w:space="0" w:color="CCCCCC"/>
              <w:right w:val="single" w:sz="1" w:space="0" w:color="CCCCCC"/>
            </w:tcBorders>
            <w:shd w:val="clear" w:color="auto" w:fill="DCFCE7"/>
            <w:tcMar>
              <w:top w:w="80" w:type="dxa"/>
              <w:left w:w="100" w:type="dxa"/>
              <w:bottom w:w="80" w:type="dxa"/>
              <w:right w:w="100" w:type="dxa"/>
            </w:tcMar>
          </w:tcPr>
          <w:p w14:paraId="58846933" w14:textId="77777777" w:rsidR="00030C3A" w:rsidRDefault="00FC4E48">
            <w:pPr>
              <w:jc w:val="center"/>
            </w:pPr>
            <w:r>
              <w:rPr>
                <w:color w:val="15803D"/>
                <w:sz w:val="18"/>
                <w:szCs w:val="18"/>
              </w:rPr>
              <w:t>checkmark</w:t>
            </w:r>
          </w:p>
        </w:tc>
        <w:tc>
          <w:tcPr>
            <w:tcW w:w="2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00" w:type="dxa"/>
              <w:bottom w:w="80" w:type="dxa"/>
              <w:right w:w="100" w:type="dxa"/>
            </w:tcMar>
          </w:tcPr>
          <w:p w14:paraId="58846934" w14:textId="77777777" w:rsidR="00030C3A" w:rsidRDefault="00FC4E48">
            <w:r>
              <w:rPr>
                <w:color w:val="64748B"/>
                <w:sz w:val="17"/>
                <w:szCs w:val="17"/>
              </w:rPr>
              <w:t>Arch in header blocks L1. L5 pairs best.</w:t>
            </w:r>
          </w:p>
        </w:tc>
      </w:tr>
      <w:tr w:rsidR="00030C3A" w14:paraId="58846937" w14:textId="77777777">
        <w:tc>
          <w:tcPr>
            <w:tcW w:w="9360" w:type="dxa"/>
            <w:gridSpan w:val="7"/>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846936" w14:textId="77777777" w:rsidR="00030C3A" w:rsidRDefault="00FC4E48">
            <w:r>
              <w:rPr>
                <w:color w:val="64748B"/>
                <w:sz w:val="16"/>
                <w:szCs w:val="16"/>
              </w:rPr>
              <w:t>checkmark = Fully compatible   ~ = Partially compatible (minor adjustment needed)</w:t>
            </w:r>
          </w:p>
        </w:tc>
      </w:tr>
    </w:tbl>
    <w:p w14:paraId="58846938" w14:textId="77777777" w:rsidR="00030C3A" w:rsidRDefault="00030C3A">
      <w:pPr>
        <w:spacing w:after="160"/>
      </w:pPr>
    </w:p>
    <w:p w14:paraId="3B17E858" w14:textId="77777777" w:rsidR="009F15F3" w:rsidRDefault="009F15F3">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F15F3" w14:paraId="34434305" w14:textId="77777777">
        <w:tc>
          <w:tcPr>
            <w:tcW w:w="9360" w:type="dxa"/>
            <w:tcBorders>
              <w:top w:val="none" w:sz="0" w:space="0" w:color="FFFFFF"/>
              <w:left w:val="none" w:sz="0" w:space="0" w:color="FFFFFF"/>
              <w:bottom w:val="none" w:sz="0" w:space="0" w:color="FFFFFF"/>
              <w:right w:val="none" w:sz="0" w:space="0" w:color="FFFFFF"/>
            </w:tcBorders>
            <w:shd w:val="clear" w:color="auto" w:fill="065F46"/>
            <w:tcMar>
              <w:top w:w="280" w:type="dxa"/>
              <w:left w:w="360" w:type="dxa"/>
              <w:bottom w:w="280" w:type="dxa"/>
              <w:right w:w="360" w:type="dxa"/>
            </w:tcMar>
          </w:tcPr>
          <w:p w14:paraId="1F3941A0" w14:textId="77777777" w:rsidR="009F15F3" w:rsidRDefault="00E73214">
            <w:r>
              <w:rPr>
                <w:b/>
                <w:bCs/>
                <w:color w:val="FFFFFF"/>
                <w:sz w:val="40"/>
                <w:szCs w:val="40"/>
              </w:rPr>
              <w:t>Good Morning</w:t>
            </w:r>
          </w:p>
          <w:p w14:paraId="72975FCD" w14:textId="77777777" w:rsidR="009F15F3" w:rsidRDefault="00E73214">
            <w:r>
              <w:rPr>
                <w:color w:val="CBD5E1"/>
              </w:rPr>
              <w:t>Vertical Content Pack  |  JioAICloud Greetings &amp; Creation</w:t>
            </w:r>
          </w:p>
        </w:tc>
      </w:tr>
    </w:tbl>
    <w:p w14:paraId="136EE0EC" w14:textId="77777777" w:rsidR="009F15F3" w:rsidRDefault="009F15F3">
      <w:pPr>
        <w:spacing w:after="80"/>
      </w:pPr>
    </w:p>
    <w:p w14:paraId="1FB789DD" w14:textId="77777777" w:rsidR="009F15F3" w:rsidRDefault="00E73214">
      <w:pPr>
        <w:spacing w:before="300" w:after="120"/>
      </w:pPr>
      <w:r>
        <w:rPr>
          <w:b/>
          <w:bCs/>
          <w:color w:val="1E3A5F"/>
          <w:sz w:val="28"/>
          <w:szCs w:val="28"/>
        </w:rPr>
        <w:t>Overview</w:t>
      </w:r>
    </w:p>
    <w:p w14:paraId="5F30ABBD" w14:textId="77777777" w:rsidR="009F15F3" w:rsidRDefault="00E73214">
      <w:pPr>
        <w:spacing w:after="120"/>
      </w:pPr>
      <w:r>
        <w:rPr>
          <w:color w:val="374151"/>
          <w:sz w:val="18"/>
          <w:szCs w:val="18"/>
        </w:rPr>
        <w:t>Good Morning is one of the highest-volume greeting categories in India -- millions of WhatsApp forwards daily. The JioAICloud Good Morning pack curates a specific set of colour palettes, font pairings, illustration libraries, and AI prompt formulas that match the visual and emotional signature of this category.</w:t>
      </w:r>
    </w:p>
    <w:p w14:paraId="6939644C" w14:textId="1741FE11" w:rsidR="009F15F3" w:rsidRDefault="00E73214">
      <w:pPr>
        <w:spacing w:after="120"/>
      </w:pPr>
      <w:r>
        <w:rPr>
          <w:color w:val="374151"/>
          <w:sz w:val="18"/>
          <w:szCs w:val="18"/>
        </w:rPr>
        <w:t>The pack does NOT redefine the 7-step creation flow. It sits on top of the framework and pre-populates Steps 4, 5, and 6 with vertical-appropriate options, filtered by the user's Track choice at Step 3. A user can generate a complete Good Morning poster by selecting defaults alone -- no custom prompt required.</w:t>
      </w:r>
    </w:p>
    <w:p w14:paraId="59C9B45D" w14:textId="77777777" w:rsidR="009F15F3" w:rsidRDefault="009F15F3">
      <w:pPr>
        <w:spacing w:after="80"/>
      </w:pPr>
    </w:p>
    <w:p w14:paraId="2A193E2F" w14:textId="77777777" w:rsidR="009F15F3" w:rsidRDefault="00E73214">
      <w:pPr>
        <w:spacing w:before="300" w:after="120"/>
      </w:pPr>
      <w:r>
        <w:rPr>
          <w:b/>
          <w:bCs/>
          <w:color w:val="1E3A5F"/>
          <w:sz w:val="28"/>
          <w:szCs w:val="28"/>
        </w:rPr>
        <w:t>How This Pack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6160"/>
        <w:gridCol w:w="1400"/>
      </w:tblGrid>
      <w:tr w:rsidR="009F15F3" w14:paraId="5D17DADF" w14:textId="77777777">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25736838" w14:textId="77777777" w:rsidR="009F15F3" w:rsidRDefault="00E73214">
            <w:r>
              <w:rPr>
                <w:b/>
                <w:bCs/>
                <w:color w:val="FFFFFF"/>
                <w:sz w:val="18"/>
                <w:szCs w:val="18"/>
              </w:rPr>
              <w:t>Step Group</w:t>
            </w:r>
          </w:p>
        </w:tc>
        <w:tc>
          <w:tcPr>
            <w:tcW w:w="61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5771E956" w14:textId="77777777" w:rsidR="009F15F3" w:rsidRDefault="00E73214">
            <w:r>
              <w:rPr>
                <w:b/>
                <w:bCs/>
                <w:color w:val="FFFFFF"/>
                <w:sz w:val="18"/>
                <w:szCs w:val="18"/>
              </w:rPr>
              <w:t>What it covers</w:t>
            </w:r>
          </w:p>
        </w:tc>
        <w:tc>
          <w:tcPr>
            <w:tcW w:w="14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8115C89" w14:textId="77777777" w:rsidR="009F15F3" w:rsidRDefault="00E73214">
            <w:r>
              <w:rPr>
                <w:b/>
                <w:bCs/>
                <w:color w:val="FFFFFF"/>
                <w:sz w:val="18"/>
                <w:szCs w:val="18"/>
              </w:rPr>
              <w:t>Source</w:t>
            </w:r>
          </w:p>
        </w:tc>
      </w:tr>
      <w:tr w:rsidR="009F15F3" w14:paraId="6B31D75E" w14:textId="77777777">
        <w:tc>
          <w:tcPr>
            <w:tcW w:w="1800" w:type="dxa"/>
            <w:tcBorders>
              <w:top w:val="single" w:sz="1" w:space="0" w:color="CBD5E1"/>
              <w:left w:val="single" w:sz="1" w:space="0" w:color="CBD5E1"/>
              <w:bottom w:val="single" w:sz="1" w:space="0" w:color="CBD5E1"/>
              <w:right w:val="single" w:sz="1" w:space="0" w:color="CBD5E1"/>
            </w:tcBorders>
            <w:shd w:val="clear" w:color="auto" w:fill="E0F2FE"/>
            <w:tcMar>
              <w:top w:w="100" w:type="dxa"/>
              <w:left w:w="120" w:type="dxa"/>
              <w:bottom w:w="100" w:type="dxa"/>
              <w:right w:w="120" w:type="dxa"/>
            </w:tcMar>
          </w:tcPr>
          <w:p w14:paraId="77347473" w14:textId="77777777" w:rsidR="009F15F3" w:rsidRDefault="00E73214">
            <w:r>
              <w:rPr>
                <w:b/>
                <w:bCs/>
                <w:color w:val="075985"/>
                <w:sz w:val="17"/>
                <w:szCs w:val="17"/>
              </w:rPr>
              <w:t>Steps 1 + 2</w:t>
            </w:r>
          </w:p>
        </w:tc>
        <w:tc>
          <w:tcPr>
            <w:tcW w:w="61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2645F02" w14:textId="77777777" w:rsidR="009F15F3" w:rsidRDefault="00E73214">
            <w:r>
              <w:rPr>
                <w:color w:val="374151"/>
                <w:sz w:val="17"/>
                <w:szCs w:val="17"/>
              </w:rPr>
              <w:t>Archetype-specific. Already defined in the main framework. Step 1 (custom choice) directly constrains Step 2 (layout options). These do NOT change per vertical.</w:t>
            </w:r>
          </w:p>
        </w:tc>
        <w:tc>
          <w:tcPr>
            <w:tcW w:w="1400" w:type="dxa"/>
            <w:tcBorders>
              <w:top w:val="single" w:sz="1" w:space="0" w:color="CBD5E1"/>
              <w:left w:val="single" w:sz="1" w:space="0" w:color="CBD5E1"/>
              <w:bottom w:val="single" w:sz="1" w:space="0" w:color="CBD5E1"/>
              <w:right w:val="single" w:sz="1" w:space="0" w:color="CBD5E1"/>
            </w:tcBorders>
            <w:shd w:val="clear" w:color="auto" w:fill="E0F2FE"/>
            <w:tcMar>
              <w:top w:w="100" w:type="dxa"/>
              <w:left w:w="120" w:type="dxa"/>
              <w:bottom w:w="100" w:type="dxa"/>
              <w:right w:w="120" w:type="dxa"/>
            </w:tcMar>
          </w:tcPr>
          <w:p w14:paraId="4F9D9389" w14:textId="77777777" w:rsidR="009F15F3" w:rsidRDefault="00E73214">
            <w:pPr>
              <w:jc w:val="center"/>
            </w:pPr>
            <w:r>
              <w:rPr>
                <w:color w:val="075985"/>
                <w:sz w:val="16"/>
                <w:szCs w:val="16"/>
              </w:rPr>
              <w:t>Framework</w:t>
            </w:r>
          </w:p>
        </w:tc>
      </w:tr>
      <w:tr w:rsidR="009F15F3" w14:paraId="44C97001" w14:textId="77777777">
        <w:tc>
          <w:tcPr>
            <w:tcW w:w="18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0A34BE73" w14:textId="2DD2A1E8" w:rsidR="009F15F3" w:rsidRDefault="00E73214">
            <w:r>
              <w:rPr>
                <w:b/>
                <w:bCs/>
                <w:color w:val="9A3412"/>
                <w:sz w:val="17"/>
                <w:szCs w:val="17"/>
              </w:rPr>
              <w:t>Step 3</w:t>
            </w:r>
          </w:p>
        </w:tc>
        <w:tc>
          <w:tcPr>
            <w:tcW w:w="616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247AF94D" w14:textId="77777777" w:rsidR="009F15F3" w:rsidRDefault="00E73214">
            <w:r>
              <w:rPr>
                <w:b/>
                <w:bCs/>
                <w:color w:val="374151"/>
                <w:sz w:val="17"/>
                <w:szCs w:val="17"/>
              </w:rPr>
              <w:t xml:space="preserve">Track (hard fork). </w:t>
            </w:r>
            <w:r>
              <w:rPr>
                <w:color w:val="374151"/>
                <w:sz w:val="17"/>
                <w:szCs w:val="17"/>
              </w:rPr>
              <w:t>User picks ONE of A Shiny Maximal / B Modern Desi / C Cinematic / D Playful Illustrated. The chosen Track filters every Good Morning palette, font pairing, and illustration sub-category shown in Steps 4-6. Cringe Ceiling enforced -- incompatible combinations hidden from UI.</w:t>
            </w:r>
          </w:p>
        </w:tc>
        <w:tc>
          <w:tcPr>
            <w:tcW w:w="1400" w:type="dxa"/>
            <w:tcBorders>
              <w:top w:val="single" w:sz="1" w:space="0" w:color="CBD5E1"/>
              <w:left w:val="single" w:sz="1" w:space="0" w:color="CBD5E1"/>
              <w:bottom w:val="single" w:sz="1" w:space="0" w:color="CBD5E1"/>
              <w:right w:val="single" w:sz="1" w:space="0" w:color="CBD5E1"/>
            </w:tcBorders>
            <w:shd w:val="clear" w:color="auto" w:fill="FFF7ED"/>
            <w:tcMar>
              <w:top w:w="100" w:type="dxa"/>
              <w:left w:w="120" w:type="dxa"/>
              <w:bottom w:w="100" w:type="dxa"/>
              <w:right w:w="120" w:type="dxa"/>
            </w:tcMar>
          </w:tcPr>
          <w:p w14:paraId="1CBAC94E" w14:textId="77777777" w:rsidR="009F15F3" w:rsidRDefault="00E73214">
            <w:pPr>
              <w:jc w:val="center"/>
            </w:pPr>
            <w:r>
              <w:rPr>
                <w:color w:val="9A3412"/>
                <w:sz w:val="16"/>
                <w:szCs w:val="16"/>
              </w:rPr>
              <w:t>Framework</w:t>
            </w:r>
          </w:p>
        </w:tc>
      </w:tr>
      <w:tr w:rsidR="009F15F3" w14:paraId="353EDF83" w14:textId="77777777">
        <w:tc>
          <w:tcPr>
            <w:tcW w:w="180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20" w:type="dxa"/>
              <w:bottom w:w="100" w:type="dxa"/>
              <w:right w:w="120" w:type="dxa"/>
            </w:tcMar>
          </w:tcPr>
          <w:p w14:paraId="722020DD" w14:textId="59BCA199" w:rsidR="009F15F3" w:rsidRDefault="00E73214">
            <w:r>
              <w:rPr>
                <w:b/>
                <w:bCs/>
                <w:color w:val="14532D"/>
                <w:sz w:val="17"/>
                <w:szCs w:val="17"/>
              </w:rPr>
              <w:t>Steps 4 + 5 + 6</w:t>
            </w:r>
          </w:p>
        </w:tc>
        <w:tc>
          <w:tcPr>
            <w:tcW w:w="61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599B7E5" w14:textId="77777777" w:rsidR="009F15F3" w:rsidRDefault="00E73214">
            <w:r>
              <w:rPr>
                <w:color w:val="374151"/>
                <w:sz w:val="17"/>
                <w:szCs w:val="17"/>
              </w:rPr>
              <w:t>Vertical-curated. The Good Morning Pack provides pre-approved colour palettes, font pairings, and illustration categories that match the Good Morning vibe across ALL archetypes, filtered by the Track chosen at Step 3.</w:t>
            </w:r>
          </w:p>
        </w:tc>
        <w:tc>
          <w:tcPr>
            <w:tcW w:w="140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20" w:type="dxa"/>
              <w:bottom w:w="100" w:type="dxa"/>
              <w:right w:w="120" w:type="dxa"/>
            </w:tcMar>
          </w:tcPr>
          <w:p w14:paraId="05309E8B" w14:textId="77777777" w:rsidR="009F15F3" w:rsidRDefault="00E73214">
            <w:pPr>
              <w:jc w:val="center"/>
            </w:pPr>
            <w:r>
              <w:rPr>
                <w:color w:val="14532D"/>
                <w:sz w:val="16"/>
                <w:szCs w:val="16"/>
              </w:rPr>
              <w:t>This Pack</w:t>
            </w:r>
          </w:p>
        </w:tc>
      </w:tr>
      <w:tr w:rsidR="009F15F3" w14:paraId="7ED167C3" w14:textId="77777777">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20" w:type="dxa"/>
              <w:bottom w:w="100" w:type="dxa"/>
              <w:right w:w="120" w:type="dxa"/>
            </w:tcMar>
          </w:tcPr>
          <w:p w14:paraId="48117417" w14:textId="3490591A" w:rsidR="009F15F3" w:rsidRDefault="00E73214">
            <w:r>
              <w:rPr>
                <w:b/>
                <w:bCs/>
                <w:color w:val="334155"/>
                <w:sz w:val="17"/>
                <w:szCs w:val="17"/>
              </w:rPr>
              <w:t>Step 7</w:t>
            </w:r>
          </w:p>
        </w:tc>
        <w:tc>
          <w:tcPr>
            <w:tcW w:w="61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09F657A" w14:textId="77777777" w:rsidR="009F15F3" w:rsidRDefault="00E73214">
            <w:r>
              <w:rPr>
                <w:color w:val="374151"/>
                <w:sz w:val="17"/>
                <w:szCs w:val="17"/>
              </w:rPr>
              <w:t>Mood check. Universal. Run at the end regardless of archetype or vertical.</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20" w:type="dxa"/>
              <w:bottom w:w="100" w:type="dxa"/>
              <w:right w:w="120" w:type="dxa"/>
            </w:tcMar>
          </w:tcPr>
          <w:p w14:paraId="5E04F254" w14:textId="77777777" w:rsidR="009F15F3" w:rsidRDefault="00E73214">
            <w:pPr>
              <w:jc w:val="center"/>
            </w:pPr>
            <w:r>
              <w:rPr>
                <w:color w:val="334155"/>
                <w:sz w:val="16"/>
                <w:szCs w:val="16"/>
              </w:rPr>
              <w:t>Universal</w:t>
            </w:r>
          </w:p>
        </w:tc>
      </w:tr>
    </w:tbl>
    <w:p w14:paraId="4286AF95" w14:textId="77777777" w:rsidR="009F15F3" w:rsidRDefault="009F15F3">
      <w:pPr>
        <w:spacing w:after="80"/>
      </w:pPr>
    </w:p>
    <w:p w14:paraId="440AB7D4" w14:textId="20B71137" w:rsidR="009F15F3" w:rsidRDefault="00E73214">
      <w:pPr>
        <w:spacing w:before="300" w:after="120"/>
      </w:pPr>
      <w:r>
        <w:rPr>
          <w:b/>
          <w:bCs/>
          <w:color w:val="1E3A5F"/>
          <w:sz w:val="28"/>
          <w:szCs w:val="28"/>
        </w:rPr>
        <w:t>Step 4  --  Curated Colour Palettes (per Track)</w:t>
      </w:r>
    </w:p>
    <w:p w14:paraId="6A3B0B8B" w14:textId="77777777" w:rsidR="009F15F3" w:rsidRDefault="00E73214">
      <w:pPr>
        <w:spacing w:after="120"/>
      </w:pPr>
      <w:r>
        <w:rPr>
          <w:color w:val="374151"/>
          <w:sz w:val="18"/>
          <w:szCs w:val="18"/>
        </w:rPr>
        <w:t>Six palettes curated specifically for Good Morning. Each palette is named and coded (GM-C1 through GM-C6) for easy reference in prompt generation. All palettes pass WCAG contrast minimum for overlay text readability.</w:t>
      </w:r>
    </w:p>
    <w:p w14:paraId="6A3B0C01" w14:textId="77777777" w:rsidR="009F15F3" w:rsidRDefault="00E73214">
      <w:pPr>
        <w:spacing w:after="120"/>
      </w:pPr>
      <w:r>
        <w:rPr>
          <w:b/>
          <w:bCs/>
          <w:color w:val="1E3A5F"/>
          <w:sz w:val="18"/>
          <w:szCs w:val="18"/>
        </w:rPr>
        <w:t xml:space="preserve">Track variants within each palette -- bold shifts, not subtle.  </w:t>
      </w:r>
      <w:r>
        <w:rPr>
          <w:color w:val="374151"/>
          <w:sz w:val="18"/>
          <w:szCs w:val="18"/>
        </w:rPr>
        <w:t xml:space="preserve">Each GM palette family (GM-C1..C6) keeps its identity -- GM-C1 always reads as "warm sunrise" regardless of Track -- but the Track rewrites the whole background treatment: specific hex, saturation, brightness, fill style (gradient vs. flat), finish (matte vs. metallic). A user seeing GM-C1-A next to GM-C1-C should register them as visibly different worlds that happen to share a lineage, not as minor tweaks. Concrete shifts for GM-C1 Golden Hour below; same logic applies to GM-C2..C6.  </w:t>
      </w:r>
    </w:p>
    <w:p w14:paraId="6A3B0C02" w14:textId="77777777" w:rsidR="009F15F3" w:rsidRDefault="00E73214">
      <w:pPr>
        <w:spacing w:after="60"/>
        <w:ind w:left="360"/>
      </w:pPr>
      <w:r>
        <w:rPr>
          <w:b/>
          <w:bCs/>
          <w:color w:val="374151"/>
          <w:sz w:val="18"/>
          <w:szCs w:val="18"/>
        </w:rPr>
        <w:t xml:space="preserve">A  Shiny Maximal (jazzy desi):  </w:t>
      </w:r>
      <w:r>
        <w:rPr>
          <w:color w:val="374151"/>
          <w:sz w:val="18"/>
          <w:szCs w:val="18"/>
        </w:rPr>
        <w:t>Neon marigold dominant #FF8C1A (not amber), electric saffron accent #FF6B00, hot gold highlight #FFD700, deep maroon punch #8B0000. 3 NEW exclusive palettes: Hot Pink Festive #EC4899, Royal Purple #7C3AED, Peacock Teal #0891B2. Background finish options: Plain Solid, Radial Gradient, Sparkle/Glitter, Metallic Foil, Bokeh Glow. Think: Punjabi wedding invite, Diwali card on overdrive, Bollywood poster. Loud on purpose.</w:t>
      </w:r>
    </w:p>
    <w:p w14:paraId="6A3B0C03" w14:textId="77777777" w:rsidR="009F15F3" w:rsidRDefault="00E73214">
      <w:pPr>
        <w:spacing w:after="60"/>
        <w:ind w:left="360"/>
      </w:pPr>
      <w:r>
        <w:rPr>
          <w:b/>
          <w:bCs/>
          <w:color w:val="374151"/>
          <w:sz w:val="18"/>
          <w:szCs w:val="18"/>
        </w:rPr>
        <w:t xml:space="preserve">B  Modern Desi (muted earthy):  </w:t>
      </w:r>
      <w:r>
        <w:rPr>
          <w:color w:val="374151"/>
          <w:sz w:val="18"/>
          <w:szCs w:val="18"/>
        </w:rPr>
        <w:t>Dusty terracotta dominant #C2410C, ochre accent #B45309, cream highlight #FEF3C7, sage grounding #84A98C. Background is flat matte with subtle paper-grain or gouache texture; no gradients, no metallic finishes. Think: contemporary editorial, Scroll.in morning feature, Kulture Shop print. Restrained on purpose.</w:t>
      </w:r>
    </w:p>
    <w:p w14:paraId="6A3B0C04" w14:textId="77777777" w:rsidR="009F15F3" w:rsidRDefault="00E73214">
      <w:pPr>
        <w:spacing w:after="60"/>
        <w:ind w:left="360"/>
      </w:pPr>
      <w:r>
        <w:rPr>
          <w:b/>
          <w:bCs/>
          <w:color w:val="374151"/>
          <w:sz w:val="18"/>
          <w:szCs w:val="18"/>
        </w:rPr>
        <w:t xml:space="preserve">C  Cinematic (classy muted):  </w:t>
      </w:r>
      <w:r>
        <w:rPr>
          <w:color w:val="374151"/>
          <w:sz w:val="18"/>
          <w:szCs w:val="18"/>
        </w:rPr>
        <w:t>Soft pale yellow dominant #FDE68A (not amber, not neon -- the restrained "morning light" yellow), deep navy shadow #1E3A5F for contrast, warm off-white highlight #FEFCE8, teal grading accent #0E7490. Background is a delicate gradient wash with fine film grain; no saturation, no ornaments. Think: film still, Kodak Portra 400, Wes Anderson pastel, luxury hotel print. Understated on purpose.</w:t>
      </w:r>
    </w:p>
    <w:p w14:paraId="6A3B0C05" w14:textId="77777777" w:rsidR="009F15F3" w:rsidRDefault="00E73214">
      <w:pPr>
        <w:spacing w:after="120"/>
        <w:ind w:left="360"/>
      </w:pPr>
      <w:r>
        <w:rPr>
          <w:b/>
          <w:bCs/>
          <w:color w:val="374151"/>
          <w:sz w:val="18"/>
          <w:szCs w:val="18"/>
        </w:rPr>
        <w:t xml:space="preserve">D  Playful Illustrated (flat bright):  </w:t>
      </w:r>
      <w:r>
        <w:rPr>
          <w:color w:val="374151"/>
          <w:sz w:val="18"/>
          <w:szCs w:val="18"/>
        </w:rPr>
        <w:t xml:space="preserve">Bright sunny yellow dominant #FACC15, coral pink accent #FB7185 (breaks the warm monotone), mint surprise #A7F3D0, sky blue pop #38BDF8. Background is flat solid colour-blocks with thick </w:t>
        <w:lastRenderedPageBreak/>
        <w:t>outlines, no gradients, no texture -- like a sticker sheet. Think: WhatsApp emoji palette, kids' picture book, Bhavesh Bhatia-style doodle. Cheerful on purpose.</w:t>
      </w:r>
    </w:p>
    <w:p w14:paraId="6A3B0C06" w14:textId="77777777" w:rsidR="009F15F3" w:rsidRDefault="00E73214">
      <w:pPr>
        <w:spacing w:after="120"/>
      </w:pPr>
      <w:r>
        <w:rPr>
          <w:i/>
          <w:iCs/>
          <w:color w:val="64748B"/>
          <w:sz w:val="17"/>
          <w:szCs w:val="17"/>
        </w:rPr>
        <w:t>Quick visual diff for GM-C1: A is neon-marigold festive foil, B is dusty-terracotta matte paper, C is pale-yellow film wash, D is sunny-yellow sticker flat. Four visibly different worlds under one "Golden Hour" family. The hex table below shows the GM-C1 base -- full 4-column per-Track hex ladder (GM-C1-A, GM-C1-B, GM-C1-C, GM-C1-D) maintained in the design system repo. Same per-Track logic applies to GM-C2 (Rose Dawn), GM-C3 (Pastel Sky), GM-C4 (Royal), GM-C5 (Devotional), GM-C6 (Minimal White) -- see Track Library at end of document for complete mapping.</w:t>
      </w:r>
    </w:p>
    <w:p w14:paraId="7636B0EE"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1420"/>
        <w:gridCol w:w="791"/>
        <w:gridCol w:w="760"/>
        <w:gridCol w:w="767"/>
        <w:gridCol w:w="4988"/>
      </w:tblGrid>
      <w:tr w:rsidR="009F15F3" w14:paraId="6FDA5BC4" w14:textId="77777777">
        <w:tc>
          <w:tcPr>
            <w:tcW w:w="6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2B2E87B5" w14:textId="77777777" w:rsidR="009F15F3" w:rsidRDefault="00E73214">
            <w:pPr>
              <w:jc w:val="center"/>
            </w:pPr>
            <w:r>
              <w:rPr>
                <w:b/>
                <w:bCs/>
                <w:color w:val="FFFFFF"/>
                <w:sz w:val="17"/>
                <w:szCs w:val="17"/>
              </w:rPr>
              <w:t>ID</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318FE26" w14:textId="77777777" w:rsidR="009F15F3" w:rsidRDefault="00E73214">
            <w:r>
              <w:rPr>
                <w:b/>
                <w:bCs/>
                <w:color w:val="FFFFFF"/>
                <w:sz w:val="17"/>
                <w:szCs w:val="17"/>
              </w:rPr>
              <w:t>Palette Name</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60DAD803" w14:textId="77777777" w:rsidR="009F15F3" w:rsidRDefault="00E73214">
            <w:pPr>
              <w:jc w:val="center"/>
            </w:pPr>
            <w:r>
              <w:rPr>
                <w:b/>
                <w:bCs/>
                <w:color w:val="FFFFFF"/>
                <w:sz w:val="17"/>
                <w:szCs w:val="17"/>
              </w:rPr>
              <w:t>BG</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469DCD9F" w14:textId="77777777" w:rsidR="009F15F3" w:rsidRDefault="00E73214">
            <w:pPr>
              <w:jc w:val="center"/>
            </w:pPr>
            <w:r>
              <w:rPr>
                <w:b/>
                <w:bCs/>
                <w:color w:val="FFFFFF"/>
                <w:sz w:val="17"/>
                <w:szCs w:val="17"/>
              </w:rPr>
              <w:t>Text</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2EE62122" w14:textId="77777777" w:rsidR="009F15F3" w:rsidRDefault="00E73214">
            <w:pPr>
              <w:jc w:val="center"/>
            </w:pPr>
            <w:r>
              <w:rPr>
                <w:b/>
                <w:bCs/>
                <w:color w:val="FFFFFF"/>
                <w:sz w:val="17"/>
                <w:szCs w:val="17"/>
              </w:rPr>
              <w:t>Accent</w:t>
            </w:r>
          </w:p>
        </w:tc>
        <w:tc>
          <w:tcPr>
            <w:tcW w:w="51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D91DD0F" w14:textId="77777777" w:rsidR="009F15F3" w:rsidRDefault="00E73214">
            <w:r>
              <w:rPr>
                <w:b/>
                <w:bCs/>
                <w:color w:val="FFFFFF"/>
                <w:sz w:val="17"/>
                <w:szCs w:val="17"/>
              </w:rPr>
              <w:t>Best For / Vibe</w:t>
            </w:r>
          </w:p>
        </w:tc>
      </w:tr>
      <w:tr w:rsidR="009F15F3" w14:paraId="1E87FBF7"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59E0B"/>
            <w:tcMar>
              <w:top w:w="100" w:type="dxa"/>
              <w:left w:w="80" w:type="dxa"/>
              <w:bottom w:w="100" w:type="dxa"/>
              <w:right w:w="80" w:type="dxa"/>
            </w:tcMar>
          </w:tcPr>
          <w:p w14:paraId="26FF6DCF" w14:textId="77777777" w:rsidR="009F15F3" w:rsidRDefault="00E73214">
            <w:pPr>
              <w:jc w:val="center"/>
            </w:pPr>
            <w:r>
              <w:rPr>
                <w:b/>
                <w:bCs/>
                <w:color w:val="7C2D12"/>
                <w:sz w:val="16"/>
                <w:szCs w:val="16"/>
              </w:rPr>
              <w:t>GM-C1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0245E90" w14:textId="77777777" w:rsidR="009F15F3" w:rsidRDefault="00E73214">
            <w:r>
              <w:rPr>
                <w:b/>
                <w:bCs/>
                <w:color w:val="1E3A5F"/>
                <w:sz w:val="17"/>
                <w:szCs w:val="17"/>
              </w:rPr>
              <w:t>Sunrise Gold</w:t>
            </w:r>
          </w:p>
        </w:tc>
        <w:tc>
          <w:tcPr>
            <w:tcW w:w="720" w:type="dxa"/>
            <w:tcBorders>
              <w:top w:val="single" w:sz="1" w:space="0" w:color="CBD5E1"/>
              <w:left w:val="single" w:sz="1" w:space="0" w:color="CBD5E1"/>
              <w:bottom w:val="single" w:sz="1" w:space="0" w:color="CBD5E1"/>
              <w:right w:val="single" w:sz="1" w:space="0" w:color="CBD5E1"/>
            </w:tcBorders>
            <w:shd w:val="clear" w:color="auto" w:fill="F59E0B"/>
            <w:tcMar>
              <w:top w:w="100" w:type="dxa"/>
              <w:left w:w="80" w:type="dxa"/>
              <w:bottom w:w="100" w:type="dxa"/>
              <w:right w:w="80" w:type="dxa"/>
            </w:tcMar>
          </w:tcPr>
          <w:p w14:paraId="7E4C9546" w14:textId="77777777" w:rsidR="009F15F3" w:rsidRDefault="00E73214">
            <w:pPr>
              <w:jc w:val="center"/>
            </w:pPr>
            <w:r>
              <w:rPr>
                <w:color w:val="7C2D12"/>
                <w:sz w:val="14"/>
                <w:szCs w:val="14"/>
              </w:rPr>
              <w:t>#F59E0B</w:t>
            </w:r>
          </w:p>
        </w:tc>
        <w:tc>
          <w:tcPr>
            <w:tcW w:w="720" w:type="dxa"/>
            <w:tcBorders>
              <w:top w:val="single" w:sz="1" w:space="0" w:color="CBD5E1"/>
              <w:left w:val="single" w:sz="1" w:space="0" w:color="CBD5E1"/>
              <w:bottom w:val="single" w:sz="1" w:space="0" w:color="CBD5E1"/>
              <w:right w:val="single" w:sz="1" w:space="0" w:color="CBD5E1"/>
            </w:tcBorders>
            <w:shd w:val="clear" w:color="auto" w:fill="7C2D12"/>
            <w:tcMar>
              <w:top w:w="100" w:type="dxa"/>
              <w:left w:w="80" w:type="dxa"/>
              <w:bottom w:w="100" w:type="dxa"/>
              <w:right w:w="80" w:type="dxa"/>
            </w:tcMar>
          </w:tcPr>
          <w:p w14:paraId="5B078BE6" w14:textId="77777777" w:rsidR="009F15F3" w:rsidRDefault="00E73214">
            <w:pPr>
              <w:jc w:val="center"/>
            </w:pPr>
            <w:r>
              <w:rPr>
                <w:color w:val="FFFFFF"/>
                <w:sz w:val="14"/>
                <w:szCs w:val="14"/>
              </w:rPr>
              <w:t>#7C2D12</w:t>
            </w:r>
          </w:p>
        </w:tc>
        <w:tc>
          <w:tcPr>
            <w:tcW w:w="720" w:type="dxa"/>
            <w:tcBorders>
              <w:top w:val="single" w:sz="1" w:space="0" w:color="CBD5E1"/>
              <w:left w:val="single" w:sz="1" w:space="0" w:color="CBD5E1"/>
              <w:bottom w:val="single" w:sz="1" w:space="0" w:color="CBD5E1"/>
              <w:right w:val="single" w:sz="1" w:space="0" w:color="CBD5E1"/>
            </w:tcBorders>
            <w:shd w:val="clear" w:color="auto" w:fill="F97316"/>
            <w:tcMar>
              <w:top w:w="100" w:type="dxa"/>
              <w:left w:w="80" w:type="dxa"/>
              <w:bottom w:w="100" w:type="dxa"/>
              <w:right w:w="80" w:type="dxa"/>
            </w:tcMar>
          </w:tcPr>
          <w:p w14:paraId="4B8EDEEE" w14:textId="77777777" w:rsidR="009F15F3" w:rsidRDefault="00E73214">
            <w:pPr>
              <w:jc w:val="center"/>
            </w:pPr>
            <w:r>
              <w:rPr>
                <w:color w:val="1E3A5F"/>
                <w:sz w:val="14"/>
                <w:szCs w:val="14"/>
              </w:rPr>
              <w:t>#F97316</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30B2B46" w14:textId="77777777" w:rsidR="009F15F3" w:rsidRDefault="00E73214">
            <w:r>
              <w:rPr>
                <w:color w:val="374151"/>
                <w:sz w:val="16"/>
                <w:szCs w:val="16"/>
              </w:rPr>
              <w:t>Warm, energetic, celebratory. Best for festive Good Morning.</w:t>
            </w:r>
          </w:p>
        </w:tc>
      </w:tr>
      <w:tr w:rsidR="009F15F3" w14:paraId="06AEFEA9"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DE8D8"/>
            <w:tcMar>
              <w:top w:w="100" w:type="dxa"/>
              <w:left w:w="80" w:type="dxa"/>
              <w:bottom w:w="100" w:type="dxa"/>
              <w:right w:w="80" w:type="dxa"/>
            </w:tcMar>
          </w:tcPr>
          <w:p w14:paraId="61D9FCE8" w14:textId="77777777" w:rsidR="009F15F3" w:rsidRDefault="00E73214">
            <w:pPr>
              <w:jc w:val="center"/>
            </w:pPr>
            <w:r>
              <w:rPr>
                <w:b/>
                <w:bCs/>
                <w:color w:val="78350F"/>
                <w:sz w:val="16"/>
                <w:szCs w:val="16"/>
              </w:rPr>
              <w:t>GM-C2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2C849BE" w14:textId="77777777" w:rsidR="009F15F3" w:rsidRDefault="00E73214">
            <w:r>
              <w:rPr>
                <w:b/>
                <w:bCs/>
                <w:color w:val="1E3A5F"/>
                <w:sz w:val="17"/>
                <w:szCs w:val="17"/>
              </w:rPr>
              <w:t>Soft Dawn</w:t>
            </w:r>
          </w:p>
        </w:tc>
        <w:tc>
          <w:tcPr>
            <w:tcW w:w="720" w:type="dxa"/>
            <w:tcBorders>
              <w:top w:val="single" w:sz="1" w:space="0" w:color="CBD5E1"/>
              <w:left w:val="single" w:sz="1" w:space="0" w:color="CBD5E1"/>
              <w:bottom w:val="single" w:sz="1" w:space="0" w:color="CBD5E1"/>
              <w:right w:val="single" w:sz="1" w:space="0" w:color="CBD5E1"/>
            </w:tcBorders>
            <w:shd w:val="clear" w:color="auto" w:fill="FDE8D8"/>
            <w:tcMar>
              <w:top w:w="100" w:type="dxa"/>
              <w:left w:w="80" w:type="dxa"/>
              <w:bottom w:w="100" w:type="dxa"/>
              <w:right w:w="80" w:type="dxa"/>
            </w:tcMar>
          </w:tcPr>
          <w:p w14:paraId="58C1C25B" w14:textId="77777777" w:rsidR="009F15F3" w:rsidRDefault="00E73214">
            <w:pPr>
              <w:jc w:val="center"/>
            </w:pPr>
            <w:r>
              <w:rPr>
                <w:color w:val="78350F"/>
                <w:sz w:val="14"/>
                <w:szCs w:val="14"/>
              </w:rPr>
              <w:t>#FDE8D8</w:t>
            </w:r>
          </w:p>
        </w:tc>
        <w:tc>
          <w:tcPr>
            <w:tcW w:w="720" w:type="dxa"/>
            <w:tcBorders>
              <w:top w:val="single" w:sz="1" w:space="0" w:color="CBD5E1"/>
              <w:left w:val="single" w:sz="1" w:space="0" w:color="CBD5E1"/>
              <w:bottom w:val="single" w:sz="1" w:space="0" w:color="CBD5E1"/>
              <w:right w:val="single" w:sz="1" w:space="0" w:color="CBD5E1"/>
            </w:tcBorders>
            <w:shd w:val="clear" w:color="auto" w:fill="78350F"/>
            <w:tcMar>
              <w:top w:w="100" w:type="dxa"/>
              <w:left w:w="80" w:type="dxa"/>
              <w:bottom w:w="100" w:type="dxa"/>
              <w:right w:w="80" w:type="dxa"/>
            </w:tcMar>
          </w:tcPr>
          <w:p w14:paraId="1C4A1014" w14:textId="77777777" w:rsidR="009F15F3" w:rsidRDefault="00E73214">
            <w:pPr>
              <w:jc w:val="center"/>
            </w:pPr>
            <w:r>
              <w:rPr>
                <w:color w:val="FFFFFF"/>
                <w:sz w:val="14"/>
                <w:szCs w:val="14"/>
              </w:rPr>
              <w:t>#78350F</w:t>
            </w:r>
          </w:p>
        </w:tc>
        <w:tc>
          <w:tcPr>
            <w:tcW w:w="720" w:type="dxa"/>
            <w:tcBorders>
              <w:top w:val="single" w:sz="1" w:space="0" w:color="CBD5E1"/>
              <w:left w:val="single" w:sz="1" w:space="0" w:color="CBD5E1"/>
              <w:bottom w:val="single" w:sz="1" w:space="0" w:color="CBD5E1"/>
              <w:right w:val="single" w:sz="1" w:space="0" w:color="CBD5E1"/>
            </w:tcBorders>
            <w:shd w:val="clear" w:color="auto" w:fill="FCA5A5"/>
            <w:tcMar>
              <w:top w:w="100" w:type="dxa"/>
              <w:left w:w="80" w:type="dxa"/>
              <w:bottom w:w="100" w:type="dxa"/>
              <w:right w:w="80" w:type="dxa"/>
            </w:tcMar>
          </w:tcPr>
          <w:p w14:paraId="605792C6" w14:textId="77777777" w:rsidR="009F15F3" w:rsidRDefault="00E73214">
            <w:pPr>
              <w:jc w:val="center"/>
            </w:pPr>
            <w:r>
              <w:rPr>
                <w:color w:val="1E3A5F"/>
                <w:sz w:val="14"/>
                <w:szCs w:val="14"/>
              </w:rPr>
              <w:t>#FCA5A5</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AA6A906" w14:textId="77777777" w:rsidR="009F15F3" w:rsidRDefault="00E73214">
            <w:r>
              <w:rPr>
                <w:color w:val="374151"/>
                <w:sz w:val="16"/>
                <w:szCs w:val="16"/>
              </w:rPr>
              <w:t>Gentle, personal, warm. Best for family/relationship messages.</w:t>
            </w:r>
          </w:p>
        </w:tc>
      </w:tr>
      <w:tr w:rsidR="009F15F3" w14:paraId="17651770"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80" w:type="dxa"/>
              <w:bottom w:w="100" w:type="dxa"/>
              <w:right w:w="80" w:type="dxa"/>
            </w:tcMar>
          </w:tcPr>
          <w:p w14:paraId="026C44B5" w14:textId="77777777" w:rsidR="009F15F3" w:rsidRDefault="00E73214">
            <w:pPr>
              <w:jc w:val="center"/>
            </w:pPr>
            <w:r>
              <w:rPr>
                <w:b/>
                <w:bCs/>
                <w:color w:val="1E3A5F"/>
                <w:sz w:val="16"/>
                <w:szCs w:val="16"/>
              </w:rPr>
              <w:t>GM-C3</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E9486C9" w14:textId="77777777" w:rsidR="009F15F3" w:rsidRDefault="00E73214">
            <w:r>
              <w:rPr>
                <w:b/>
                <w:bCs/>
                <w:color w:val="1E3A5F"/>
                <w:sz w:val="17"/>
                <w:szCs w:val="17"/>
              </w:rPr>
              <w:t>Morning Sky</w:t>
            </w:r>
          </w:p>
        </w:tc>
        <w:tc>
          <w:tcPr>
            <w:tcW w:w="720" w:type="dxa"/>
            <w:tcBorders>
              <w:top w:val="single" w:sz="1" w:space="0" w:color="CBD5E1"/>
              <w:left w:val="single" w:sz="1" w:space="0" w:color="CBD5E1"/>
              <w:bottom w:val="single" w:sz="1" w:space="0" w:color="CBD5E1"/>
              <w:right w:val="single" w:sz="1" w:space="0" w:color="CBD5E1"/>
            </w:tcBorders>
            <w:shd w:val="clear" w:color="auto" w:fill="BFDBFE"/>
            <w:tcMar>
              <w:top w:w="100" w:type="dxa"/>
              <w:left w:w="80" w:type="dxa"/>
              <w:bottom w:w="100" w:type="dxa"/>
              <w:right w:w="80" w:type="dxa"/>
            </w:tcMar>
          </w:tcPr>
          <w:p w14:paraId="730374E2" w14:textId="77777777" w:rsidR="009F15F3" w:rsidRDefault="00E73214">
            <w:pPr>
              <w:jc w:val="center"/>
            </w:pPr>
            <w:r>
              <w:rPr>
                <w:color w:val="1E3A5F"/>
                <w:sz w:val="14"/>
                <w:szCs w:val="14"/>
              </w:rPr>
              <w:t>#BFDBFE</w:t>
            </w:r>
          </w:p>
        </w:tc>
        <w:tc>
          <w:tcPr>
            <w:tcW w:w="7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80" w:type="dxa"/>
              <w:bottom w:w="100" w:type="dxa"/>
              <w:right w:w="80" w:type="dxa"/>
            </w:tcMar>
          </w:tcPr>
          <w:p w14:paraId="66A7E4DB" w14:textId="77777777" w:rsidR="009F15F3" w:rsidRDefault="00E73214">
            <w:pPr>
              <w:jc w:val="center"/>
            </w:pPr>
            <w:r>
              <w:rPr>
                <w:color w:val="FFFFFF"/>
                <w:sz w:val="14"/>
                <w:szCs w:val="14"/>
              </w:rPr>
              <w:t>#1E3A5F</w:t>
            </w:r>
          </w:p>
        </w:tc>
        <w:tc>
          <w:tcPr>
            <w:tcW w:w="720" w:type="dxa"/>
            <w:tcBorders>
              <w:top w:val="single" w:sz="1" w:space="0" w:color="CBD5E1"/>
              <w:left w:val="single" w:sz="1" w:space="0" w:color="CBD5E1"/>
              <w:bottom w:val="single" w:sz="1" w:space="0" w:color="CBD5E1"/>
              <w:right w:val="single" w:sz="1" w:space="0" w:color="CBD5E1"/>
            </w:tcBorders>
            <w:shd w:val="clear" w:color="auto" w:fill="FFFFFF"/>
            <w:tcMar>
              <w:top w:w="100" w:type="dxa"/>
              <w:left w:w="80" w:type="dxa"/>
              <w:bottom w:w="100" w:type="dxa"/>
              <w:right w:w="80" w:type="dxa"/>
            </w:tcMar>
          </w:tcPr>
          <w:p w14:paraId="52038ED5" w14:textId="77777777" w:rsidR="009F15F3" w:rsidRDefault="00E73214">
            <w:pPr>
              <w:jc w:val="center"/>
            </w:pPr>
            <w:r>
              <w:rPr>
                <w:color w:val="1E3A5F"/>
                <w:sz w:val="14"/>
                <w:szCs w:val="14"/>
              </w:rPr>
              <w:t>#FFFFFF</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D8B6315" w14:textId="77777777" w:rsidR="009F15F3" w:rsidRDefault="00E73214">
            <w:r>
              <w:rPr>
                <w:color w:val="374151"/>
                <w:sz w:val="16"/>
                <w:szCs w:val="16"/>
              </w:rPr>
              <w:t>Fresh, calm, uplifting. Best for motivational/nature themes.</w:t>
            </w:r>
          </w:p>
        </w:tc>
      </w:tr>
      <w:tr w:rsidR="009F15F3" w14:paraId="0FF592C8"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80" w:type="dxa"/>
              <w:bottom w:w="100" w:type="dxa"/>
              <w:right w:w="80" w:type="dxa"/>
            </w:tcMar>
          </w:tcPr>
          <w:p w14:paraId="1C40F271" w14:textId="77777777" w:rsidR="009F15F3" w:rsidRDefault="00E73214">
            <w:pPr>
              <w:jc w:val="center"/>
            </w:pPr>
            <w:r>
              <w:rPr>
                <w:b/>
                <w:bCs/>
                <w:color w:val="064E3B"/>
                <w:sz w:val="16"/>
                <w:szCs w:val="16"/>
              </w:rPr>
              <w:t>GM-C4</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2A188DC" w14:textId="77777777" w:rsidR="009F15F3" w:rsidRDefault="00E73214">
            <w:r>
              <w:rPr>
                <w:b/>
                <w:bCs/>
                <w:color w:val="1E3A5F"/>
                <w:sz w:val="17"/>
                <w:szCs w:val="17"/>
              </w:rPr>
              <w:t>Fresh Garden</w:t>
            </w:r>
          </w:p>
        </w:tc>
        <w:tc>
          <w:tcPr>
            <w:tcW w:w="720" w:type="dxa"/>
            <w:tcBorders>
              <w:top w:val="single" w:sz="1" w:space="0" w:color="CBD5E1"/>
              <w:left w:val="single" w:sz="1" w:space="0" w:color="CBD5E1"/>
              <w:bottom w:val="single" w:sz="1" w:space="0" w:color="CBD5E1"/>
              <w:right w:val="single" w:sz="1" w:space="0" w:color="CBD5E1"/>
            </w:tcBorders>
            <w:shd w:val="clear" w:color="auto" w:fill="D1FAE5"/>
            <w:tcMar>
              <w:top w:w="100" w:type="dxa"/>
              <w:left w:w="80" w:type="dxa"/>
              <w:bottom w:w="100" w:type="dxa"/>
              <w:right w:w="80" w:type="dxa"/>
            </w:tcMar>
          </w:tcPr>
          <w:p w14:paraId="0A0C0F0E" w14:textId="77777777" w:rsidR="009F15F3" w:rsidRDefault="00E73214">
            <w:pPr>
              <w:jc w:val="center"/>
            </w:pPr>
            <w:r>
              <w:rPr>
                <w:color w:val="064E3B"/>
                <w:sz w:val="14"/>
                <w:szCs w:val="14"/>
              </w:rPr>
              <w:t>#D1FAE5</w:t>
            </w:r>
          </w:p>
        </w:tc>
        <w:tc>
          <w:tcPr>
            <w:tcW w:w="720" w:type="dxa"/>
            <w:tcBorders>
              <w:top w:val="single" w:sz="1" w:space="0" w:color="CBD5E1"/>
              <w:left w:val="single" w:sz="1" w:space="0" w:color="CBD5E1"/>
              <w:bottom w:val="single" w:sz="1" w:space="0" w:color="CBD5E1"/>
              <w:right w:val="single" w:sz="1" w:space="0" w:color="CBD5E1"/>
            </w:tcBorders>
            <w:shd w:val="clear" w:color="auto" w:fill="064E3B"/>
            <w:tcMar>
              <w:top w:w="100" w:type="dxa"/>
              <w:left w:w="80" w:type="dxa"/>
              <w:bottom w:w="100" w:type="dxa"/>
              <w:right w:w="80" w:type="dxa"/>
            </w:tcMar>
          </w:tcPr>
          <w:p w14:paraId="0BAA493C" w14:textId="77777777" w:rsidR="009F15F3" w:rsidRDefault="00E73214">
            <w:pPr>
              <w:jc w:val="center"/>
            </w:pPr>
            <w:r>
              <w:rPr>
                <w:color w:val="FFFFFF"/>
                <w:sz w:val="14"/>
                <w:szCs w:val="14"/>
              </w:rPr>
              <w:t>#064E3B</w:t>
            </w:r>
          </w:p>
        </w:tc>
        <w:tc>
          <w:tcPr>
            <w:tcW w:w="720" w:type="dxa"/>
            <w:tcBorders>
              <w:top w:val="single" w:sz="1" w:space="0" w:color="CBD5E1"/>
              <w:left w:val="single" w:sz="1" w:space="0" w:color="CBD5E1"/>
              <w:bottom w:val="single" w:sz="1" w:space="0" w:color="CBD5E1"/>
              <w:right w:val="single" w:sz="1" w:space="0" w:color="CBD5E1"/>
            </w:tcBorders>
            <w:shd w:val="clear" w:color="auto" w:fill="FEF08A"/>
            <w:tcMar>
              <w:top w:w="100" w:type="dxa"/>
              <w:left w:w="80" w:type="dxa"/>
              <w:bottom w:w="100" w:type="dxa"/>
              <w:right w:w="80" w:type="dxa"/>
            </w:tcMar>
          </w:tcPr>
          <w:p w14:paraId="1EC82F4C" w14:textId="77777777" w:rsidR="009F15F3" w:rsidRDefault="00E73214">
            <w:pPr>
              <w:jc w:val="center"/>
            </w:pPr>
            <w:r>
              <w:rPr>
                <w:color w:val="1E3A5F"/>
                <w:sz w:val="14"/>
                <w:szCs w:val="14"/>
              </w:rPr>
              <w:t>#FEF08A</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0CB3D26" w14:textId="77777777" w:rsidR="009F15F3" w:rsidRDefault="00E73214">
            <w:r>
              <w:rPr>
                <w:color w:val="374151"/>
                <w:sz w:val="16"/>
                <w:szCs w:val="16"/>
              </w:rPr>
              <w:t>Natural, peaceful, earthy. Best for wellness/nature imagery.</w:t>
            </w:r>
          </w:p>
        </w:tc>
      </w:tr>
      <w:tr w:rsidR="009F15F3" w14:paraId="204B2286"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EF3C7"/>
            <w:tcMar>
              <w:top w:w="100" w:type="dxa"/>
              <w:left w:w="80" w:type="dxa"/>
              <w:bottom w:w="100" w:type="dxa"/>
              <w:right w:w="80" w:type="dxa"/>
            </w:tcMar>
          </w:tcPr>
          <w:p w14:paraId="5B0CAA12" w14:textId="77777777" w:rsidR="009F15F3" w:rsidRDefault="00E73214">
            <w:pPr>
              <w:jc w:val="center"/>
            </w:pPr>
            <w:r>
              <w:rPr>
                <w:b/>
                <w:bCs/>
                <w:color w:val="7F1D1D"/>
                <w:sz w:val="16"/>
                <w:szCs w:val="16"/>
              </w:rPr>
              <w:t>GM-C5</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FE5485A" w14:textId="77777777" w:rsidR="009F15F3" w:rsidRDefault="00E73214">
            <w:r>
              <w:rPr>
                <w:b/>
                <w:bCs/>
                <w:color w:val="1E3A5F"/>
                <w:sz w:val="17"/>
                <w:szCs w:val="17"/>
              </w:rPr>
              <w:t>Sacred Saffron</w:t>
            </w:r>
          </w:p>
        </w:tc>
        <w:tc>
          <w:tcPr>
            <w:tcW w:w="720" w:type="dxa"/>
            <w:tcBorders>
              <w:top w:val="single" w:sz="1" w:space="0" w:color="CBD5E1"/>
              <w:left w:val="single" w:sz="1" w:space="0" w:color="CBD5E1"/>
              <w:bottom w:val="single" w:sz="1" w:space="0" w:color="CBD5E1"/>
              <w:right w:val="single" w:sz="1" w:space="0" w:color="CBD5E1"/>
            </w:tcBorders>
            <w:shd w:val="clear" w:color="auto" w:fill="FEF3C7"/>
            <w:tcMar>
              <w:top w:w="100" w:type="dxa"/>
              <w:left w:w="80" w:type="dxa"/>
              <w:bottom w:w="100" w:type="dxa"/>
              <w:right w:w="80" w:type="dxa"/>
            </w:tcMar>
          </w:tcPr>
          <w:p w14:paraId="6A154B5B" w14:textId="77777777" w:rsidR="009F15F3" w:rsidRDefault="00E73214">
            <w:pPr>
              <w:jc w:val="center"/>
            </w:pPr>
            <w:r>
              <w:rPr>
                <w:color w:val="7F1D1D"/>
                <w:sz w:val="14"/>
                <w:szCs w:val="14"/>
              </w:rPr>
              <w:t>#FEF3C7</w:t>
            </w:r>
          </w:p>
        </w:tc>
        <w:tc>
          <w:tcPr>
            <w:tcW w:w="720" w:type="dxa"/>
            <w:tcBorders>
              <w:top w:val="single" w:sz="1" w:space="0" w:color="CBD5E1"/>
              <w:left w:val="single" w:sz="1" w:space="0" w:color="CBD5E1"/>
              <w:bottom w:val="single" w:sz="1" w:space="0" w:color="CBD5E1"/>
              <w:right w:val="single" w:sz="1" w:space="0" w:color="CBD5E1"/>
            </w:tcBorders>
            <w:shd w:val="clear" w:color="auto" w:fill="7F1D1D"/>
            <w:tcMar>
              <w:top w:w="100" w:type="dxa"/>
              <w:left w:w="80" w:type="dxa"/>
              <w:bottom w:w="100" w:type="dxa"/>
              <w:right w:w="80" w:type="dxa"/>
            </w:tcMar>
          </w:tcPr>
          <w:p w14:paraId="4DF8D7C5" w14:textId="77777777" w:rsidR="009F15F3" w:rsidRDefault="00E73214">
            <w:pPr>
              <w:jc w:val="center"/>
            </w:pPr>
            <w:r>
              <w:rPr>
                <w:color w:val="FFFFFF"/>
                <w:sz w:val="14"/>
                <w:szCs w:val="14"/>
              </w:rPr>
              <w:t>#7F1D1D</w:t>
            </w:r>
          </w:p>
        </w:tc>
        <w:tc>
          <w:tcPr>
            <w:tcW w:w="720" w:type="dxa"/>
            <w:tcBorders>
              <w:top w:val="single" w:sz="1" w:space="0" w:color="CBD5E1"/>
              <w:left w:val="single" w:sz="1" w:space="0" w:color="CBD5E1"/>
              <w:bottom w:val="single" w:sz="1" w:space="0" w:color="CBD5E1"/>
              <w:right w:val="single" w:sz="1" w:space="0" w:color="CBD5E1"/>
            </w:tcBorders>
            <w:shd w:val="clear" w:color="auto" w:fill="D97706"/>
            <w:tcMar>
              <w:top w:w="100" w:type="dxa"/>
              <w:left w:w="80" w:type="dxa"/>
              <w:bottom w:w="100" w:type="dxa"/>
              <w:right w:w="80" w:type="dxa"/>
            </w:tcMar>
          </w:tcPr>
          <w:p w14:paraId="5E7A881E" w14:textId="77777777" w:rsidR="009F15F3" w:rsidRDefault="00E73214">
            <w:pPr>
              <w:jc w:val="center"/>
            </w:pPr>
            <w:r>
              <w:rPr>
                <w:color w:val="1E3A5F"/>
                <w:sz w:val="14"/>
                <w:szCs w:val="14"/>
              </w:rPr>
              <w:t>#D97706</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DC4C1CA" w14:textId="77777777" w:rsidR="009F15F3" w:rsidRDefault="00E73214">
            <w:r>
              <w:rPr>
                <w:color w:val="374151"/>
                <w:sz w:val="16"/>
                <w:szCs w:val="16"/>
              </w:rPr>
              <w:t>Devotional, traditional. Best for spiritual Good Morning.</w:t>
            </w:r>
          </w:p>
        </w:tc>
      </w:tr>
      <w:tr w:rsidR="009F15F3" w14:paraId="63310475"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F9FAFB"/>
            <w:tcMar>
              <w:top w:w="100" w:type="dxa"/>
              <w:left w:w="80" w:type="dxa"/>
              <w:bottom w:w="100" w:type="dxa"/>
              <w:right w:w="80" w:type="dxa"/>
            </w:tcMar>
          </w:tcPr>
          <w:p w14:paraId="7D7834BC" w14:textId="77777777" w:rsidR="009F15F3" w:rsidRDefault="00E73214">
            <w:pPr>
              <w:jc w:val="center"/>
            </w:pPr>
            <w:r>
              <w:rPr>
                <w:b/>
                <w:bCs/>
                <w:color w:val="1F2937"/>
                <w:sz w:val="16"/>
                <w:szCs w:val="16"/>
              </w:rPr>
              <w:t>GM-C6</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78C0A22" w14:textId="77777777" w:rsidR="009F15F3" w:rsidRDefault="00E73214">
            <w:r>
              <w:rPr>
                <w:b/>
                <w:bCs/>
                <w:color w:val="1E3A5F"/>
                <w:sz w:val="17"/>
                <w:szCs w:val="17"/>
              </w:rPr>
              <w:t>Minimal White</w:t>
            </w:r>
          </w:p>
        </w:tc>
        <w:tc>
          <w:tcPr>
            <w:tcW w:w="720" w:type="dxa"/>
            <w:tcBorders>
              <w:top w:val="single" w:sz="1" w:space="0" w:color="CBD5E1"/>
              <w:left w:val="single" w:sz="1" w:space="0" w:color="CBD5E1"/>
              <w:bottom w:val="single" w:sz="1" w:space="0" w:color="CBD5E1"/>
              <w:right w:val="single" w:sz="1" w:space="0" w:color="CBD5E1"/>
            </w:tcBorders>
            <w:shd w:val="clear" w:color="auto" w:fill="F9FAFB"/>
            <w:tcMar>
              <w:top w:w="100" w:type="dxa"/>
              <w:left w:w="80" w:type="dxa"/>
              <w:bottom w:w="100" w:type="dxa"/>
              <w:right w:w="80" w:type="dxa"/>
            </w:tcMar>
          </w:tcPr>
          <w:p w14:paraId="226D7B2B" w14:textId="77777777" w:rsidR="009F15F3" w:rsidRDefault="00E73214">
            <w:pPr>
              <w:jc w:val="center"/>
            </w:pPr>
            <w:r>
              <w:rPr>
                <w:color w:val="1F2937"/>
                <w:sz w:val="14"/>
                <w:szCs w:val="14"/>
              </w:rPr>
              <w:t>#F9FAFB</w:t>
            </w:r>
          </w:p>
        </w:tc>
        <w:tc>
          <w:tcPr>
            <w:tcW w:w="720" w:type="dxa"/>
            <w:tcBorders>
              <w:top w:val="single" w:sz="1" w:space="0" w:color="CBD5E1"/>
              <w:left w:val="single" w:sz="1" w:space="0" w:color="CBD5E1"/>
              <w:bottom w:val="single" w:sz="1" w:space="0" w:color="CBD5E1"/>
              <w:right w:val="single" w:sz="1" w:space="0" w:color="CBD5E1"/>
            </w:tcBorders>
            <w:shd w:val="clear" w:color="auto" w:fill="1F2937"/>
            <w:tcMar>
              <w:top w:w="100" w:type="dxa"/>
              <w:left w:w="80" w:type="dxa"/>
              <w:bottom w:w="100" w:type="dxa"/>
              <w:right w:w="80" w:type="dxa"/>
            </w:tcMar>
          </w:tcPr>
          <w:p w14:paraId="5D1AD8AA" w14:textId="77777777" w:rsidR="009F15F3" w:rsidRDefault="00E73214">
            <w:pPr>
              <w:jc w:val="center"/>
            </w:pPr>
            <w:r>
              <w:rPr>
                <w:color w:val="FFFFFF"/>
                <w:sz w:val="14"/>
                <w:szCs w:val="14"/>
              </w:rPr>
              <w:t>#1F2937</w:t>
            </w:r>
          </w:p>
        </w:tc>
        <w:tc>
          <w:tcPr>
            <w:tcW w:w="720" w:type="dxa"/>
            <w:tcBorders>
              <w:top w:val="single" w:sz="1" w:space="0" w:color="CBD5E1"/>
              <w:left w:val="single" w:sz="1" w:space="0" w:color="CBD5E1"/>
              <w:bottom w:val="single" w:sz="1" w:space="0" w:color="CBD5E1"/>
              <w:right w:val="single" w:sz="1" w:space="0" w:color="CBD5E1"/>
            </w:tcBorders>
            <w:shd w:val="clear" w:color="auto" w:fill="F87171"/>
            <w:tcMar>
              <w:top w:w="100" w:type="dxa"/>
              <w:left w:w="80" w:type="dxa"/>
              <w:bottom w:w="100" w:type="dxa"/>
              <w:right w:w="80" w:type="dxa"/>
            </w:tcMar>
          </w:tcPr>
          <w:p w14:paraId="69F6ECDD" w14:textId="77777777" w:rsidR="009F15F3" w:rsidRDefault="00E73214">
            <w:pPr>
              <w:jc w:val="center"/>
            </w:pPr>
            <w:r>
              <w:rPr>
                <w:color w:val="1E3A5F"/>
                <w:sz w:val="14"/>
                <w:szCs w:val="14"/>
              </w:rPr>
              <w:t>#F87171</w:t>
            </w:r>
          </w:p>
        </w:tc>
        <w:tc>
          <w:tcPr>
            <w:tcW w:w="512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0E9C4D5" w14:textId="77777777" w:rsidR="009F15F3" w:rsidRDefault="00E73214">
            <w:r>
              <w:rPr>
                <w:color w:val="374151"/>
                <w:sz w:val="16"/>
                <w:szCs w:val="16"/>
              </w:rPr>
              <w:t>Clean, modern, versatile. Works across all archetypes.</w:t>
            </w:r>
          </w:p>
        </w:tc>
      </w:tr>
    </w:tbl>
    <w:p w14:paraId="6A84D79D" w14:textId="77777777" w:rsidR="009F15F3" w:rsidRDefault="009F15F3">
      <w:pPr>
        <w:spacing w:after="80"/>
      </w:pPr>
    </w:p>
    <w:p w14:paraId="05509D72" w14:textId="287F1C81" w:rsidR="009F15F3" w:rsidRDefault="00E73214">
      <w:pPr>
        <w:spacing w:before="300" w:after="120"/>
      </w:pPr>
      <w:r>
        <w:rPr>
          <w:b/>
          <w:bCs/>
          <w:color w:val="1E3A5F"/>
          <w:sz w:val="28"/>
          <w:szCs w:val="28"/>
        </w:rPr>
        <w:t>Step 5  --  Curated Font Pairings (per Track)</w:t>
      </w:r>
    </w:p>
    <w:p w14:paraId="34D37EC4" w14:textId="0B29B829" w:rsidR="009F15F3" w:rsidRDefault="00E73214" w:rsidP="00232B8D">
      <w:pPr>
        <w:spacing w:after="120"/>
      </w:pPr>
      <w:r>
        <w:rPr>
          <w:color w:val="374151"/>
          <w:sz w:val="18"/>
          <w:szCs w:val="18"/>
        </w:rPr>
        <w:t>Four font pairings covering the full emotional range of Good Morning content. Each pairing specifies a heading font (for the main greeting) and a body font (for sub-text or quote). All fonts are available on Google Fonts and Adobe Fonts.</w:t>
      </w:r>
    </w:p>
    <w:p w14:paraId="34D37F01" w14:textId="77777777" w:rsidR="009F15F3" w:rsidRDefault="00E73214">
      <w:pPr>
        <w:spacing w:after="120"/>
      </w:pPr>
      <w:r>
        <w:rPr>
          <w:b/>
          <w:bCs/>
          <w:color w:val="1E3A5F"/>
          <w:sz w:val="18"/>
          <w:szCs w:val="18"/>
        </w:rPr>
        <w:t xml:space="preserve">Track-specific font pools.  </w:t>
      </w:r>
      <w:r>
        <w:rPr>
          <w:color w:val="374151"/>
          <w:sz w:val="18"/>
          <w:szCs w:val="18"/>
        </w:rPr>
        <w:t xml:space="preserve">The four pairings above are the universal base. Each Track narrows/expands the pool so the typography feels native to the fork rather than generic:  </w:t>
      </w:r>
    </w:p>
    <w:p w14:paraId="34D37F02" w14:textId="77777777" w:rsidR="009F15F3" w:rsidRDefault="00E73214">
      <w:pPr>
        <w:spacing w:after="60"/>
        <w:ind w:left="360"/>
      </w:pPr>
      <w:r>
        <w:rPr>
          <w:b/>
          <w:bCs/>
          <w:color w:val="374151"/>
          <w:sz w:val="18"/>
          <w:szCs w:val="18"/>
        </w:rPr>
        <w:t xml:space="preserve">A  Shiny Maximal:  </w:t>
      </w:r>
      <w:r>
        <w:rPr>
          <w:color w:val="374151"/>
          <w:sz w:val="18"/>
          <w:szCs w:val="18"/>
        </w:rPr>
        <w:t>jazzier pool -- ornamental display (Cinzel Decorative, Samarkan, Ranchers, Alfa Slab One, Yatra One, Rozha One), script (Great Vibes, Allura, Sacramento, Parisienne), bold sans body (Montserrat Black, Poppins Bold, Mukta Bold). Drop-shadows, gold-fill, metallic gradient, emboss treatments allowed. Think: wedding card meets Bollywood poster.</w:t>
      </w:r>
    </w:p>
    <w:p w14:paraId="34D37F03" w14:textId="77777777" w:rsidR="009F15F3" w:rsidRDefault="00E73214">
      <w:pPr>
        <w:spacing w:after="60"/>
        <w:ind w:left="360"/>
      </w:pPr>
      <w:r>
        <w:rPr>
          <w:b/>
          <w:bCs/>
          <w:color w:val="374151"/>
          <w:sz w:val="18"/>
          <w:szCs w:val="18"/>
        </w:rPr>
        <w:t xml:space="preserve">B  Modern Desi:  </w:t>
      </w:r>
      <w:r>
        <w:rPr>
          <w:color w:val="374151"/>
          <w:sz w:val="18"/>
          <w:szCs w:val="18"/>
        </w:rPr>
        <w:t>contemporary editorial pool -- geometric sans (Gilroy, Inter, DM Sans), modern serifs (Fraunces, Playfair Display), clean Devanagari (Tiro Devanagari, Mukta). No scripts, no drop-shadows. Think: Kulture Shop / Scroll.in type aesthetic.</w:t>
      </w:r>
    </w:p>
    <w:p w14:paraId="34D37F04" w14:textId="77777777" w:rsidR="009F15F3" w:rsidRDefault="00E73214">
      <w:pPr>
        <w:spacing w:after="60"/>
        <w:ind w:left="360"/>
      </w:pPr>
      <w:r>
        <w:rPr>
          <w:b/>
          <w:bCs/>
          <w:color w:val="374151"/>
          <w:sz w:val="18"/>
          <w:szCs w:val="18"/>
        </w:rPr>
        <w:t xml:space="preserve">C  Cinematic:  </w:t>
      </w:r>
      <w:r>
        <w:rPr>
          <w:color w:val="374151"/>
          <w:sz w:val="18"/>
          <w:szCs w:val="18"/>
        </w:rPr>
        <w:t>restrained title-card pool -- high-contrast serifs (Bodoni, Canela, Didot), condensed sans (Oswald, Bebas Neue) for captions. Sparing use, letter-spacing emphasised, always single-weight per composition. Think: film credits / Netflix poster.</w:t>
      </w:r>
    </w:p>
    <w:p w14:paraId="34D37F05" w14:textId="77777777" w:rsidR="009F15F3" w:rsidRDefault="00E73214">
      <w:pPr>
        <w:spacing w:after="120"/>
        <w:ind w:left="360"/>
      </w:pPr>
      <w:r>
        <w:rPr>
          <w:b/>
          <w:bCs/>
          <w:color w:val="374151"/>
          <w:sz w:val="18"/>
          <w:szCs w:val="18"/>
        </w:rPr>
        <w:t xml:space="preserve">D  Playful Illustrated:  </w:t>
      </w:r>
      <w:r>
        <w:rPr>
          <w:color w:val="374151"/>
          <w:sz w:val="18"/>
          <w:szCs w:val="18"/>
        </w:rPr>
        <w:t>hand-drawn + rounded pool -- marker/crayon display (Caveat, Kalam, Patrick Hand, Shadows Into Light), rounded sans (Fredoka, Baloo 2). Slight rotation/wobble allowed. Think: sticker pack / kids' book.</w:t>
      </w:r>
    </w:p>
    <w:p w14:paraId="34D37F06" w14:textId="77777777" w:rsidR="009F15F3" w:rsidRDefault="00E73214">
      <w:pPr>
        <w:spacing w:after="120"/>
      </w:pPr>
      <w:r>
        <w:rPr>
          <w:i/>
          <w:iCs/>
          <w:color w:val="64748B"/>
          <w:sz w:val="17"/>
          <w:szCs w:val="17"/>
        </w:rPr>
        <w:t>The 4 base pairings in the table below map into these Track pools -- GM-F1/F2/F3/F4 each have a Track-specific font substitution. Pool discipline is what keeps the fork visually consistent across hundreds of generated templates.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440"/>
        <w:gridCol w:w="2080"/>
        <w:gridCol w:w="1600"/>
        <w:gridCol w:w="1800"/>
        <w:gridCol w:w="1800"/>
      </w:tblGrid>
      <w:tr w:rsidR="009F15F3" w14:paraId="1634EC47" w14:textId="77777777">
        <w:tc>
          <w:tcPr>
            <w:tcW w:w="6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0B301D1" w14:textId="77777777" w:rsidR="009F15F3" w:rsidRDefault="00E73214">
            <w:r>
              <w:rPr>
                <w:b/>
                <w:bCs/>
                <w:color w:val="FFFFFF"/>
                <w:sz w:val="17"/>
                <w:szCs w:val="17"/>
              </w:rPr>
              <w:t>ID</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5E598162" w14:textId="77777777" w:rsidR="009F15F3" w:rsidRDefault="00E73214">
            <w:r>
              <w:rPr>
                <w:b/>
                <w:bCs/>
                <w:color w:val="FFFFFF"/>
                <w:sz w:val="17"/>
                <w:szCs w:val="17"/>
              </w:rPr>
              <w:t>Pairing Name</w:t>
            </w:r>
          </w:p>
        </w:tc>
        <w:tc>
          <w:tcPr>
            <w:tcW w:w="208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2AC5759D" w14:textId="77777777" w:rsidR="009F15F3" w:rsidRDefault="00E73214">
            <w:r>
              <w:rPr>
                <w:b/>
                <w:bCs/>
                <w:color w:val="FFFFFF"/>
                <w:sz w:val="17"/>
                <w:szCs w:val="17"/>
              </w:rPr>
              <w:t>Heading Font</w:t>
            </w:r>
          </w:p>
        </w:tc>
        <w:tc>
          <w:tcPr>
            <w:tcW w:w="16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743DE492" w14:textId="77777777" w:rsidR="009F15F3" w:rsidRDefault="00E73214">
            <w:r>
              <w:rPr>
                <w:b/>
                <w:bCs/>
                <w:color w:val="FFFFFF"/>
                <w:sz w:val="17"/>
                <w:szCs w:val="17"/>
              </w:rPr>
              <w:t>Body Font</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05769B65" w14:textId="77777777" w:rsidR="009F15F3" w:rsidRDefault="00E73214">
            <w:r>
              <w:rPr>
                <w:b/>
                <w:bCs/>
                <w:color w:val="FFFFFF"/>
                <w:sz w:val="17"/>
                <w:szCs w:val="17"/>
              </w:rPr>
              <w:t>Feel</w:t>
            </w:r>
          </w:p>
        </w:tc>
        <w:tc>
          <w:tcPr>
            <w:tcW w:w="1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23429D0" w14:textId="77777777" w:rsidR="009F15F3" w:rsidRDefault="00E73214">
            <w:r>
              <w:rPr>
                <w:b/>
                <w:bCs/>
                <w:color w:val="FFFFFF"/>
                <w:sz w:val="17"/>
                <w:szCs w:val="17"/>
              </w:rPr>
              <w:t>Best Palette Combos</w:t>
            </w:r>
          </w:p>
        </w:tc>
      </w:tr>
      <w:tr w:rsidR="009F15F3" w14:paraId="5E00C718"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07591FDC" w14:textId="77777777" w:rsidR="009F15F3" w:rsidRDefault="00E73214">
            <w:pPr>
              <w:jc w:val="center"/>
            </w:pPr>
            <w:r>
              <w:rPr>
                <w:b/>
                <w:bCs/>
                <w:color w:val="1E40AF"/>
                <w:sz w:val="16"/>
                <w:szCs w:val="16"/>
              </w:rPr>
              <w:t>GM-F1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127FA04" w14:textId="77777777" w:rsidR="009F15F3" w:rsidRDefault="00E73214">
            <w:r>
              <w:rPr>
                <w:b/>
                <w:bCs/>
                <w:color w:val="1E3A5F"/>
                <w:sz w:val="17"/>
                <w:szCs w:val="17"/>
              </w:rPr>
              <w:t>Warm Script</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5AF1CAE" w14:textId="77777777" w:rsidR="009F15F3" w:rsidRDefault="00E73214">
            <w:r>
              <w:rPr>
                <w:color w:val="374151"/>
                <w:sz w:val="16"/>
                <w:szCs w:val="16"/>
              </w:rPr>
              <w:t>Kalam / Dancing Script</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9EC2603" w14:textId="77777777" w:rsidR="009F15F3" w:rsidRDefault="00E73214">
            <w:r>
              <w:rPr>
                <w:color w:val="374151"/>
                <w:sz w:val="16"/>
                <w:szCs w:val="16"/>
              </w:rPr>
              <w:t>Nunito / Poppins Light</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37B2E8F" w14:textId="77777777" w:rsidR="009F15F3" w:rsidRDefault="00E73214">
            <w:r>
              <w:rPr>
                <w:color w:val="374151"/>
                <w:sz w:val="16"/>
                <w:szCs w:val="16"/>
              </w:rPr>
              <w:t>Personal, warm, handwritten</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37B60C40" w14:textId="77777777" w:rsidR="009F15F3" w:rsidRDefault="00E73214">
            <w:r>
              <w:rPr>
                <w:color w:val="92400E"/>
                <w:sz w:val="16"/>
                <w:szCs w:val="16"/>
              </w:rPr>
              <w:t>GM-C1, GM-C2, GM-C5</w:t>
            </w:r>
          </w:p>
        </w:tc>
      </w:tr>
      <w:tr w:rsidR="009F15F3" w14:paraId="14E50F72"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5EE2C75F" w14:textId="77777777" w:rsidR="009F15F3" w:rsidRDefault="00E73214">
            <w:pPr>
              <w:jc w:val="center"/>
            </w:pPr>
            <w:r>
              <w:rPr>
                <w:b/>
                <w:bCs/>
                <w:color w:val="1E40AF"/>
                <w:sz w:val="16"/>
                <w:szCs w:val="16"/>
              </w:rPr>
              <w:lastRenderedPageBreak/>
              <w:t>GM-F2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D0777AE" w14:textId="77777777" w:rsidR="009F15F3" w:rsidRDefault="00E73214">
            <w:r>
              <w:rPr>
                <w:b/>
                <w:bCs/>
                <w:color w:val="1E3A5F"/>
                <w:sz w:val="17"/>
                <w:szCs w:val="17"/>
              </w:rPr>
              <w:t>Bold Display</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28724D4" w14:textId="77777777" w:rsidR="009F15F3" w:rsidRDefault="00E73214">
            <w:r>
              <w:rPr>
                <w:color w:val="374151"/>
                <w:sz w:val="16"/>
                <w:szCs w:val="16"/>
              </w:rPr>
              <w:t>Poppins 700 / Playfair 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59CB1F4" w14:textId="77777777" w:rsidR="009F15F3" w:rsidRDefault="00E73214">
            <w:r>
              <w:rPr>
                <w:color w:val="374151"/>
                <w:sz w:val="16"/>
                <w:szCs w:val="16"/>
              </w:rPr>
              <w:t>Poppins Regular</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763CEC9" w14:textId="77777777" w:rsidR="009F15F3" w:rsidRDefault="00E73214">
            <w:r>
              <w:rPr>
                <w:color w:val="374151"/>
                <w:sz w:val="16"/>
                <w:szCs w:val="16"/>
              </w:rPr>
              <w:t>Energetic, confident, impactful</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6B00B322" w14:textId="77777777" w:rsidR="009F15F3" w:rsidRDefault="00E73214">
            <w:r>
              <w:rPr>
                <w:color w:val="92400E"/>
                <w:sz w:val="16"/>
                <w:szCs w:val="16"/>
              </w:rPr>
              <w:t>GM-C1, GM-C3, GM-C6</w:t>
            </w:r>
          </w:p>
        </w:tc>
      </w:tr>
      <w:tr w:rsidR="009F15F3" w14:paraId="404E5B96"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328E5810" w14:textId="77777777" w:rsidR="009F15F3" w:rsidRDefault="00E73214">
            <w:pPr>
              <w:jc w:val="center"/>
            </w:pPr>
            <w:r>
              <w:rPr>
                <w:b/>
                <w:bCs/>
                <w:color w:val="1E40AF"/>
                <w:sz w:val="16"/>
                <w:szCs w:val="16"/>
              </w:rPr>
              <w:t>GM-F3</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9D53AE0" w14:textId="77777777" w:rsidR="009F15F3" w:rsidRDefault="00E73214">
            <w:r>
              <w:rPr>
                <w:b/>
                <w:bCs/>
                <w:color w:val="1E3A5F"/>
                <w:sz w:val="17"/>
                <w:szCs w:val="17"/>
              </w:rPr>
              <w:t>Clean Modern</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4406DC8" w14:textId="77777777" w:rsidR="009F15F3" w:rsidRDefault="00E73214">
            <w:r>
              <w:rPr>
                <w:color w:val="374151"/>
                <w:sz w:val="16"/>
                <w:szCs w:val="16"/>
              </w:rPr>
              <w:t>Poppins SemiBold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6C0534B" w14:textId="77777777" w:rsidR="009F15F3" w:rsidRDefault="00E73214">
            <w:r>
              <w:rPr>
                <w:color w:val="374151"/>
                <w:sz w:val="16"/>
                <w:szCs w:val="16"/>
              </w:rPr>
              <w:t>Poppins Regular</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B484295" w14:textId="77777777" w:rsidR="009F15F3" w:rsidRDefault="00E73214">
            <w:r>
              <w:rPr>
                <w:color w:val="374151"/>
                <w:sz w:val="16"/>
                <w:szCs w:val="16"/>
              </w:rPr>
              <w:t>Contemporary, clean, versatile</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0E2F1BE8" w14:textId="77777777" w:rsidR="009F15F3" w:rsidRDefault="00E73214">
            <w:r>
              <w:rPr>
                <w:color w:val="92400E"/>
                <w:sz w:val="16"/>
                <w:szCs w:val="16"/>
              </w:rPr>
              <w:t>All palettes</w:t>
            </w:r>
          </w:p>
        </w:tc>
      </w:tr>
      <w:tr w:rsidR="009F15F3" w14:paraId="3E37A1F1" w14:textId="77777777">
        <w:trPr>
          <w:trHeight w:val="560"/>
        </w:trPr>
        <w:tc>
          <w:tcPr>
            <w:tcW w:w="64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80" w:type="dxa"/>
              <w:bottom w:w="100" w:type="dxa"/>
              <w:right w:w="80" w:type="dxa"/>
            </w:tcMar>
          </w:tcPr>
          <w:p w14:paraId="191C6E33" w14:textId="77777777" w:rsidR="009F15F3" w:rsidRDefault="00E73214">
            <w:pPr>
              <w:jc w:val="center"/>
            </w:pPr>
            <w:r>
              <w:rPr>
                <w:b/>
                <w:bCs/>
                <w:color w:val="1E40AF"/>
                <w:sz w:val="16"/>
                <w:szCs w:val="16"/>
              </w:rPr>
              <w:t>GM-F4</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2BC52CC" w14:textId="77777777" w:rsidR="009F15F3" w:rsidRDefault="00E73214">
            <w:r>
              <w:rPr>
                <w:b/>
                <w:bCs/>
                <w:color w:val="1E3A5F"/>
                <w:sz w:val="17"/>
                <w:szCs w:val="17"/>
              </w:rPr>
              <w:t>Elegant Serif</w:t>
            </w:r>
          </w:p>
        </w:tc>
        <w:tc>
          <w:tcPr>
            <w:tcW w:w="208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DC145C2" w14:textId="77777777" w:rsidR="009F15F3" w:rsidRDefault="00E73214">
            <w:r>
              <w:rPr>
                <w:color w:val="374151"/>
                <w:sz w:val="16"/>
                <w:szCs w:val="16"/>
              </w:rPr>
              <w:t>Libre Baskerville / Lora Bold</w:t>
            </w:r>
          </w:p>
        </w:tc>
        <w:tc>
          <w:tcPr>
            <w:tcW w:w="16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A9E01A9" w14:textId="77777777" w:rsidR="009F15F3" w:rsidRDefault="00E73214">
            <w:r>
              <w:rPr>
                <w:color w:val="374151"/>
                <w:sz w:val="16"/>
                <w:szCs w:val="16"/>
              </w:rPr>
              <w:t>Source Serif / Lora</w:t>
            </w:r>
          </w:p>
        </w:tc>
        <w:tc>
          <w:tcPr>
            <w:tcW w:w="180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AB29698" w14:textId="77777777" w:rsidR="009F15F3" w:rsidRDefault="00E73214">
            <w:r>
              <w:rPr>
                <w:color w:val="374151"/>
                <w:sz w:val="16"/>
                <w:szCs w:val="16"/>
              </w:rPr>
              <w:t>Traditional, sophisticated, literary</w:t>
            </w:r>
          </w:p>
        </w:tc>
        <w:tc>
          <w:tcPr>
            <w:tcW w:w="1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0483C22" w14:textId="77777777" w:rsidR="009F15F3" w:rsidRDefault="00E73214">
            <w:r>
              <w:rPr>
                <w:color w:val="92400E"/>
                <w:sz w:val="16"/>
                <w:szCs w:val="16"/>
              </w:rPr>
              <w:t>GM-C4, GM-C5</w:t>
            </w:r>
          </w:p>
        </w:tc>
      </w:tr>
    </w:tbl>
    <w:p w14:paraId="774C803A" w14:textId="77777777" w:rsidR="009F15F3" w:rsidRDefault="009F15F3">
      <w:pPr>
        <w:spacing w:after="80"/>
      </w:pPr>
    </w:p>
    <w:p w14:paraId="4CE01D91" w14:textId="5A8AB5C4" w:rsidR="009F15F3" w:rsidRDefault="00E73214">
      <w:pPr>
        <w:spacing w:before="300" w:after="120"/>
      </w:pPr>
      <w:r>
        <w:rPr>
          <w:b/>
          <w:bCs/>
          <w:color w:val="1E3A5F"/>
          <w:sz w:val="28"/>
          <w:szCs w:val="28"/>
        </w:rPr>
        <w:t>Step 6  --  Illustration &amp; Image Library (per Track)</w:t>
      </w:r>
    </w:p>
    <w:p w14:paraId="4CDB1E1D" w14:textId="77777777" w:rsidR="009F15F3" w:rsidRDefault="00E73214">
      <w:pPr>
        <w:spacing w:after="120"/>
      </w:pPr>
      <w:r>
        <w:rPr>
          <w:color w:val="374151"/>
          <w:sz w:val="18"/>
          <w:szCs w:val="18"/>
        </w:rPr>
        <w:t>Five illustration sub-categories curated for Good Morning. Each sub-category maps to specific archetypes where it works best. The illustration library is the input that populates the VISUAL_SUBJECT variable in the AI prompt formula.</w:t>
      </w:r>
    </w:p>
    <w:p w14:paraId="4CDB1F01" w14:textId="77777777" w:rsidR="009F15F3" w:rsidRDefault="00E73214">
      <w:pPr>
        <w:spacing w:after="120"/>
      </w:pPr>
      <w:r>
        <w:rPr>
          <w:b/>
          <w:bCs/>
          <w:color w:val="1E3A5F"/>
          <w:sz w:val="18"/>
          <w:szCs w:val="18"/>
        </w:rPr>
        <w:t xml:space="preserve">Illustration treatment per Track -- same subject, rendered four different ways.  </w:t>
      </w:r>
      <w:r>
        <w:rPr>
          <w:color w:val="374151"/>
          <w:sz w:val="18"/>
          <w:szCs w:val="18"/>
        </w:rPr>
        <w:t xml:space="preserve">A subject like "chai cup + marigold" below is rendered in radically different illustration techniques depending on the Track. The illustration library holds the subject; the Track locks how it's drawn (medium, texture, line quality, composition discipline):  </w:t>
      </w:r>
    </w:p>
    <w:p w14:paraId="4CDB1F02" w14:textId="77777777" w:rsidR="009F15F3" w:rsidRDefault="00E73214">
      <w:pPr>
        <w:spacing w:after="60"/>
        <w:ind w:left="360"/>
      </w:pPr>
      <w:r>
        <w:rPr>
          <w:b/>
          <w:bCs/>
          <w:color w:val="374151"/>
          <w:sz w:val="18"/>
          <w:szCs w:val="18"/>
        </w:rPr>
        <w:t xml:space="preserve">A  Shiny Maximal:  </w:t>
      </w:r>
      <w:r>
        <w:rPr>
          <w:color w:val="374151"/>
          <w:sz w:val="18"/>
          <w:szCs w:val="18"/>
        </w:rPr>
        <w:t>3 sub-styles: IR-1 Ornamental Vector (gold-foil, paisley/mandala borders, symmetric, stamped-metal), IR-2 Colourful Vector (vivid flat colours, bold outlines, no gold, poster style), IR-3 3D Glossy (raised embossed, candy sheen, dimensional). NEW: 10 motif sets (Paisley, Mandala, Marigold Chain, Lotus, Peacock, Diya, Rangoli, Temple Arch, Mehndi, Bel Patta). Customisation presets: Basic/Medium/Complex auto-set density, gold, sparkle, metallic finish. Reference: wedding invitations, Diwali cards, Madhubani, Bollywood posters, truck art, Tanjore painting, zardozi, Kalamkari.</w:t>
      </w:r>
    </w:p>
    <w:p w14:paraId="4CDB1F03" w14:textId="77777777" w:rsidR="009F15F3" w:rsidRDefault="00E73214">
      <w:pPr>
        <w:spacing w:after="60"/>
        <w:ind w:left="360"/>
      </w:pPr>
      <w:r>
        <w:rPr>
          <w:b/>
          <w:bCs/>
          <w:color w:val="374151"/>
          <w:sz w:val="18"/>
          <w:szCs w:val="18"/>
        </w:rPr>
        <w:t xml:space="preserve">B  Modern Desi:  </w:t>
      </w:r>
      <w:r>
        <w:rPr>
          <w:color w:val="374151"/>
          <w:sz w:val="18"/>
          <w:szCs w:val="18"/>
        </w:rPr>
        <w:t>Loose editorial watercolour or gouache; visible brushstrokes, bleeding edges, paper texture underneath; asymmetric composition with deliberate negative space. No outlines. Reference: Scroll.in illustrated features, The Hindu weekend magazine, Studio Kohl. Density: low to medium (breathable).</w:t>
      </w:r>
    </w:p>
    <w:p w14:paraId="4CDB1F04" w14:textId="77777777" w:rsidR="009F15F3" w:rsidRDefault="00E73214">
      <w:pPr>
        <w:spacing w:after="60"/>
        <w:ind w:left="360"/>
      </w:pPr>
      <w:r>
        <w:rPr>
          <w:b/>
          <w:bCs/>
          <w:color w:val="374151"/>
          <w:sz w:val="18"/>
          <w:szCs w:val="18"/>
        </w:rPr>
        <w:t xml:space="preserve">C  Cinematic:  </w:t>
      </w:r>
      <w:r>
        <w:rPr>
          <w:color w:val="374151"/>
          <w:sz w:val="18"/>
          <w:szCs w:val="18"/>
        </w:rPr>
        <w:t>Photographic or photorealistic render; shallow depth of field, single hero subject, atmospheric lighting, film grain, letterbox crop. Subject rendered with product-photography precision. Reference: The Ken hero images, Condé Nast Traveller India, film stills. Density: minimal (subject + negative space only).</w:t>
      </w:r>
    </w:p>
    <w:p w14:paraId="4CDB1F05" w14:textId="77777777" w:rsidR="009F15F3" w:rsidRDefault="00E73214">
      <w:pPr>
        <w:spacing w:after="120"/>
        <w:ind w:left="360"/>
      </w:pPr>
      <w:r>
        <w:rPr>
          <w:b/>
          <w:bCs/>
          <w:color w:val="374151"/>
          <w:sz w:val="18"/>
          <w:szCs w:val="18"/>
        </w:rPr>
        <w:t xml:space="preserve">D  Playful Illustrated:  </w:t>
      </w:r>
      <w:r>
        <w:rPr>
          <w:color w:val="374151"/>
          <w:sz w:val="18"/>
          <w:szCs w:val="18"/>
        </w:rPr>
        <w:t>Hand-drawn sticker-style, thick marker outlines, flat colour-blocks, slight rotation/wobble on each element, doodle decorations (stars, hearts, squiggles, "zzz" icons). Subject looks like a Bitmoji or WhatsApp sticker. Reference: Alicia Souza comics, Gemma Correll doodles, Apple Memoji. Density: medium to high (decorated).</w:t>
      </w:r>
    </w:p>
    <w:p w14:paraId="4CDB1F06" w14:textId="77777777" w:rsidR="009F15F3" w:rsidRDefault="00E73214">
      <w:pPr>
        <w:spacing w:after="120"/>
      </w:pPr>
      <w:r>
        <w:rPr>
          <w:i/>
          <w:iCs/>
          <w:color w:val="64748B"/>
          <w:sz w:val="17"/>
          <w:szCs w:val="17"/>
        </w:rPr>
        <w:t>Same subject (say IL-3 Chai+Marigold from the table below) can live in all 4 Tracks; the Track decides the rendering. Illustration customisation knobs per Track -- all preset-based (density Low/Medium/High/Max, outline weight Thin/Standard/Bold, texture intensity Subtle/Paper/Rough, ornament count Minimal/Balanced/Busy) -- defined in the Track Library at the end of this document.</w:t>
      </w:r>
    </w:p>
    <w:p w14:paraId="0D1F2198"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1760"/>
        <w:gridCol w:w="3840"/>
        <w:gridCol w:w="1440"/>
        <w:gridCol w:w="1440"/>
      </w:tblGrid>
      <w:tr w:rsidR="009F15F3" w14:paraId="0482BC9F" w14:textId="77777777">
        <w:tc>
          <w:tcPr>
            <w:tcW w:w="88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7E587CA3" w14:textId="77777777" w:rsidR="009F15F3" w:rsidRDefault="00E73214">
            <w:r>
              <w:rPr>
                <w:b/>
                <w:bCs/>
                <w:color w:val="FFFFFF"/>
                <w:sz w:val="16"/>
                <w:szCs w:val="16"/>
              </w:rPr>
              <w:t>ID</w:t>
            </w:r>
          </w:p>
        </w:tc>
        <w:tc>
          <w:tcPr>
            <w:tcW w:w="17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23B270CD" w14:textId="77777777" w:rsidR="009F15F3" w:rsidRDefault="00E73214">
            <w:r>
              <w:rPr>
                <w:b/>
                <w:bCs/>
                <w:color w:val="FFFFFF"/>
                <w:sz w:val="16"/>
                <w:szCs w:val="16"/>
              </w:rPr>
              <w:t>Illustration / Image</w:t>
            </w:r>
          </w:p>
        </w:tc>
        <w:tc>
          <w:tcPr>
            <w:tcW w:w="38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0F9E3E6B" w14:textId="77777777" w:rsidR="009F15F3" w:rsidRDefault="00E73214">
            <w:r>
              <w:rPr>
                <w:b/>
                <w:bCs/>
                <w:color w:val="FFFFFF"/>
                <w:sz w:val="16"/>
                <w:szCs w:val="16"/>
              </w:rPr>
              <w:t>Description &amp; Context</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44CD4F76" w14:textId="77777777" w:rsidR="009F15F3" w:rsidRDefault="00E73214">
            <w:r>
              <w:rPr>
                <w:b/>
                <w:bCs/>
                <w:color w:val="FFFFFF"/>
                <w:sz w:val="16"/>
                <w:szCs w:val="16"/>
              </w:rPr>
              <w:t>Archetypes</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00" w:type="dxa"/>
              <w:bottom w:w="80" w:type="dxa"/>
              <w:right w:w="100" w:type="dxa"/>
            </w:tcMar>
          </w:tcPr>
          <w:p w14:paraId="136E2B60" w14:textId="77777777" w:rsidR="009F15F3" w:rsidRDefault="00E73214">
            <w:r>
              <w:rPr>
                <w:b/>
                <w:bCs/>
                <w:color w:val="FFFFFF"/>
                <w:sz w:val="16"/>
                <w:szCs w:val="16"/>
              </w:rPr>
              <w:t>Style</w:t>
            </w:r>
          </w:p>
        </w:tc>
      </w:tr>
      <w:tr w:rsidR="009F15F3" w14:paraId="392C81EF"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68AE2D3" w14:textId="77777777" w:rsidR="009F15F3" w:rsidRDefault="00E73214">
            <w:r>
              <w:rPr>
                <w:b/>
                <w:bCs/>
                <w:color w:val="92400E"/>
                <w:sz w:val="17"/>
                <w:szCs w:val="17"/>
              </w:rPr>
              <w:t>GM-I1  BEVERAGES</w:t>
            </w:r>
            <w:r>
              <w:rPr>
                <w:color w:val="92400E"/>
                <w:sz w:val="15"/>
                <w:szCs w:val="15"/>
              </w:rPr>
              <w:t xml:space="preserve">  (8 items)</w:t>
            </w:r>
          </w:p>
        </w:tc>
      </w:tr>
      <w:tr w:rsidR="009F15F3" w14:paraId="3ABFD46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B817A06" w14:textId="77777777" w:rsidR="009F15F3" w:rsidRDefault="00E73214">
            <w:pPr>
              <w:jc w:val="center"/>
            </w:pPr>
            <w:r>
              <w:rPr>
                <w:b/>
                <w:bCs/>
                <w:color w:val="92400E"/>
                <w:sz w:val="13"/>
                <w:szCs w:val="13"/>
              </w:rPr>
              <w:t>GM-I1-01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1332DF8" w14:textId="77777777" w:rsidR="009F15F3" w:rsidRDefault="00E73214">
            <w:r>
              <w:rPr>
                <w:b/>
                <w:bCs/>
                <w:color w:val="1E3A5F"/>
                <w:sz w:val="16"/>
                <w:szCs w:val="16"/>
              </w:rPr>
              <w:t>Steaming Chai Cup</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3774B41" w14:textId="77777777" w:rsidR="009F15F3" w:rsidRDefault="00E73214">
            <w:r>
              <w:rPr>
                <w:color w:val="374151"/>
                <w:sz w:val="15"/>
                <w:szCs w:val="15"/>
              </w:rPr>
              <w:t>Classic ceramic cup with rising steam wisps. Most iconic Good Morning visual in India.</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28EAD04" w14:textId="77777777" w:rsidR="009F15F3" w:rsidRDefault="00E73214">
            <w:r>
              <w:rPr>
                <w:color w:val="1E40AF"/>
                <w:sz w:val="14"/>
                <w:szCs w:val="14"/>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6905955" w14:textId="77777777" w:rsidR="009F15F3" w:rsidRDefault="00E73214">
            <w:r>
              <w:rPr>
                <w:color w:val="92400E"/>
                <w:sz w:val="13"/>
                <w:szCs w:val="13"/>
              </w:rPr>
              <w:t>Flat illus / watercolor / photo</w:t>
            </w:r>
          </w:p>
        </w:tc>
      </w:tr>
      <w:tr w:rsidR="009F15F3" w14:paraId="68791D2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6C44CBBC" w14:textId="77777777" w:rsidR="009F15F3" w:rsidRDefault="00E73214">
            <w:pPr>
              <w:jc w:val="center"/>
            </w:pPr>
            <w:r>
              <w:rPr>
                <w:b/>
                <w:bCs/>
                <w:color w:val="92400E"/>
                <w:sz w:val="13"/>
                <w:szCs w:val="13"/>
              </w:rPr>
              <w:t>GM-I1-02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2648D459" w14:textId="77777777" w:rsidR="009F15F3" w:rsidRDefault="00E73214">
            <w:r>
              <w:rPr>
                <w:b/>
                <w:bCs/>
                <w:color w:val="1E3A5F"/>
                <w:sz w:val="16"/>
                <w:szCs w:val="16"/>
              </w:rPr>
              <w:t>Clay Kulhad with Chai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3072722" w14:textId="77777777" w:rsidR="009F15F3" w:rsidRDefault="00E73214">
            <w:r>
              <w:rPr>
                <w:color w:val="374151"/>
                <w:sz w:val="15"/>
                <w:szCs w:val="15"/>
              </w:rPr>
              <w:t>Earthen kulhad filled with masala chai -- culturally resonant, especially Tier 2/3 Bharat.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4752428" w14:textId="77777777" w:rsidR="009F15F3" w:rsidRDefault="00E73214">
            <w:r>
              <w:rPr>
                <w:color w:val="1E40AF"/>
                <w:sz w:val="14"/>
                <w:szCs w:val="14"/>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CF90672" w14:textId="77777777" w:rsidR="009F15F3" w:rsidRDefault="00E73214">
            <w:r>
              <w:rPr>
                <w:color w:val="92400E"/>
                <w:sz w:val="13"/>
                <w:szCs w:val="13"/>
              </w:rPr>
              <w:t>Flat illus / watercolor</w:t>
            </w:r>
          </w:p>
        </w:tc>
      </w:tr>
      <w:tr w:rsidR="009F15F3" w14:paraId="39625D5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961386B" w14:textId="77777777" w:rsidR="009F15F3" w:rsidRDefault="00E73214">
            <w:pPr>
              <w:jc w:val="center"/>
            </w:pPr>
            <w:r>
              <w:rPr>
                <w:b/>
                <w:bCs/>
                <w:color w:val="92400E"/>
                <w:sz w:val="13"/>
                <w:szCs w:val="13"/>
              </w:rPr>
              <w:t>GM-I1-03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1BE1804" w14:textId="77777777" w:rsidR="009F15F3" w:rsidRDefault="00E73214">
            <w:r>
              <w:rPr>
                <w:b/>
                <w:bCs/>
                <w:color w:val="1E3A5F"/>
                <w:sz w:val="16"/>
                <w:szCs w:val="16"/>
              </w:rPr>
              <w:t>Brass Tumbler (Davara Set)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4AC45AB" w14:textId="77777777" w:rsidR="009F15F3" w:rsidRDefault="00E73214">
            <w:r>
              <w:rPr>
                <w:color w:val="374151"/>
                <w:sz w:val="15"/>
                <w:szCs w:val="15"/>
              </w:rPr>
              <w:t>Traditional South Indian brass tumbler + davara set with filter coffee. Strong regional affinity.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FF98077"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1C26326" w14:textId="77777777" w:rsidR="009F15F3" w:rsidRDefault="00E73214">
            <w:r>
              <w:rPr>
                <w:color w:val="92400E"/>
                <w:sz w:val="13"/>
                <w:szCs w:val="13"/>
              </w:rPr>
              <w:t>Flat illus / photo</w:t>
            </w:r>
          </w:p>
        </w:tc>
      </w:tr>
      <w:tr w:rsidR="009F15F3" w14:paraId="3DF30D7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DA34605" w14:textId="77777777" w:rsidR="009F15F3" w:rsidRDefault="00E73214">
            <w:pPr>
              <w:jc w:val="center"/>
            </w:pPr>
            <w:r>
              <w:rPr>
                <w:b/>
                <w:bCs/>
                <w:color w:val="92400E"/>
                <w:sz w:val="13"/>
                <w:szCs w:val="13"/>
              </w:rPr>
              <w:t>GM-I1-04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BC1F3E0" w14:textId="77777777" w:rsidR="009F15F3" w:rsidRDefault="00E73214">
            <w:r>
              <w:rPr>
                <w:b/>
                <w:bCs/>
                <w:color w:val="1E3A5F"/>
                <w:sz w:val="16"/>
                <w:szCs w:val="16"/>
              </w:rPr>
              <w:t>Masala Chai with Spices Spread</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AB5ABD8" w14:textId="77777777" w:rsidR="009F15F3" w:rsidRDefault="00E73214">
            <w:r>
              <w:rPr>
                <w:color w:val="374151"/>
                <w:sz w:val="15"/>
                <w:szCs w:val="15"/>
              </w:rPr>
              <w:t>Chai cup surrounded by cinnamon sticks, cardamom pods, ginger, cloves. Aromatic feel.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68E64A5" w14:textId="77777777" w:rsidR="009F15F3" w:rsidRDefault="00E73214">
            <w:r>
              <w:rPr>
                <w:color w:val="1E40AF"/>
                <w:sz w:val="14"/>
                <w:szCs w:val="14"/>
              </w:rPr>
              <w:t>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FB7EC5A" w14:textId="77777777" w:rsidR="009F15F3" w:rsidRDefault="00E73214">
            <w:r>
              <w:rPr>
                <w:color w:val="92400E"/>
                <w:sz w:val="13"/>
                <w:szCs w:val="13"/>
              </w:rPr>
              <w:t>Flat illus / watercolor</w:t>
            </w:r>
          </w:p>
        </w:tc>
      </w:tr>
      <w:tr w:rsidR="009F15F3" w14:paraId="53491D1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30576C3D" w14:textId="77777777" w:rsidR="009F15F3" w:rsidRDefault="00E73214">
            <w:pPr>
              <w:jc w:val="center"/>
            </w:pPr>
            <w:r>
              <w:rPr>
                <w:b/>
                <w:bCs/>
                <w:color w:val="92400E"/>
                <w:sz w:val="13"/>
                <w:szCs w:val="13"/>
              </w:rPr>
              <w:t>GM-I1-05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4E01EE1" w14:textId="77777777" w:rsidR="009F15F3" w:rsidRDefault="00E73214">
            <w:r>
              <w:rPr>
                <w:b/>
                <w:bCs/>
                <w:color w:val="1E3A5F"/>
                <w:sz w:val="16"/>
                <w:szCs w:val="16"/>
              </w:rPr>
              <w:t>Glass of Fresh Orange Juice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50D527D" w14:textId="77777777" w:rsidR="009F15F3" w:rsidRDefault="00E73214">
            <w:r>
              <w:rPr>
                <w:color w:val="374151"/>
                <w:sz w:val="15"/>
                <w:szCs w:val="15"/>
              </w:rPr>
              <w:t>Bright citrus energy. Best for summer or uplifting Good Morning variant.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B225A75"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FF4F432" w14:textId="77777777" w:rsidR="009F15F3" w:rsidRDefault="00E73214">
            <w:r>
              <w:rPr>
                <w:color w:val="92400E"/>
                <w:sz w:val="13"/>
                <w:szCs w:val="13"/>
              </w:rPr>
              <w:t>Photo / flat illus</w:t>
            </w:r>
          </w:p>
        </w:tc>
      </w:tr>
      <w:tr w:rsidR="009F15F3" w14:paraId="5510187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36EF0AE0" w14:textId="77777777" w:rsidR="009F15F3" w:rsidRDefault="00E73214">
            <w:pPr>
              <w:jc w:val="center"/>
            </w:pPr>
            <w:r>
              <w:rPr>
                <w:b/>
                <w:bCs/>
                <w:color w:val="92400E"/>
                <w:sz w:val="13"/>
                <w:szCs w:val="13"/>
              </w:rPr>
              <w:t>GM-I1-06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B80FA56" w14:textId="77777777" w:rsidR="009F15F3" w:rsidRDefault="00E73214">
            <w:r>
              <w:rPr>
                <w:b/>
                <w:bCs/>
                <w:color w:val="1E3A5F"/>
                <w:sz w:val="16"/>
                <w:szCs w:val="16"/>
              </w:rPr>
              <w:t>Haldi Doodh (Turmeric Milk)</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E10693D" w14:textId="77777777" w:rsidR="009F15F3" w:rsidRDefault="00E73214">
            <w:r>
              <w:rPr>
                <w:color w:val="374151"/>
                <w:sz w:val="15"/>
                <w:szCs w:val="15"/>
              </w:rPr>
              <w:t>Glass of golden milk with turmeric. Wellness angle -- growing cultural trend.</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6A24B9D" w14:textId="77777777" w:rsidR="009F15F3" w:rsidRDefault="00E73214">
            <w:r>
              <w:rPr>
                <w:color w:val="1E40AF"/>
                <w:sz w:val="14"/>
                <w:szCs w:val="14"/>
              </w:rPr>
              <w:t>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B3B82A8" w14:textId="77777777" w:rsidR="009F15F3" w:rsidRDefault="00E73214">
            <w:r>
              <w:rPr>
                <w:color w:val="92400E"/>
                <w:sz w:val="13"/>
                <w:szCs w:val="13"/>
              </w:rPr>
              <w:t>Flat illus</w:t>
            </w:r>
          </w:p>
        </w:tc>
      </w:tr>
      <w:tr w:rsidR="009F15F3" w14:paraId="7248FAC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65882263" w14:textId="77777777" w:rsidR="009F15F3" w:rsidRDefault="00E73214">
            <w:pPr>
              <w:jc w:val="center"/>
            </w:pPr>
            <w:r>
              <w:rPr>
                <w:b/>
                <w:bCs/>
                <w:color w:val="92400E"/>
                <w:sz w:val="13"/>
                <w:szCs w:val="13"/>
              </w:rPr>
              <w:lastRenderedPageBreak/>
              <w:t>GM-I1-07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29C2BE6" w14:textId="77777777" w:rsidR="009F15F3" w:rsidRDefault="00E73214">
            <w:r>
              <w:rPr>
                <w:b/>
                <w:bCs/>
                <w:color w:val="1E3A5F"/>
                <w:sz w:val="16"/>
                <w:szCs w:val="16"/>
              </w:rPr>
              <w:t>Decorative Ceramic Teapot + Cup</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C4CDAAB" w14:textId="77777777" w:rsidR="009F15F3" w:rsidRDefault="00E73214">
            <w:r>
              <w:rPr>
                <w:color w:val="374151"/>
                <w:sz w:val="15"/>
                <w:szCs w:val="15"/>
              </w:rPr>
              <w:t>Patterned ceramic teapot with matching cup. Pairs well with floral frames (F4, F5).</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B6D89DF"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44EE8E2" w14:textId="77777777" w:rsidR="009F15F3" w:rsidRDefault="00E73214">
            <w:r>
              <w:rPr>
                <w:color w:val="92400E"/>
                <w:sz w:val="13"/>
                <w:szCs w:val="13"/>
              </w:rPr>
              <w:t>Flat illus / watercolor</w:t>
            </w:r>
          </w:p>
        </w:tc>
      </w:tr>
      <w:tr w:rsidR="009F15F3" w14:paraId="067233B3"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4C93B25" w14:textId="77777777" w:rsidR="009F15F3" w:rsidRDefault="00E73214">
            <w:pPr>
              <w:jc w:val="center"/>
            </w:pPr>
            <w:r>
              <w:rPr>
                <w:b/>
                <w:bCs/>
                <w:color w:val="92400E"/>
                <w:sz w:val="13"/>
                <w:szCs w:val="13"/>
              </w:rPr>
              <w:t>GM-I1-08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6EEE3B7" w14:textId="77777777" w:rsidR="009F15F3" w:rsidRDefault="00E73214">
            <w:r>
              <w:rPr>
                <w:b/>
                <w:bCs/>
                <w:color w:val="1E3A5F"/>
                <w:sz w:val="16"/>
                <w:szCs w:val="16"/>
              </w:rPr>
              <w:t>Tender Coconut Water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5A2C542" w14:textId="77777777" w:rsidR="009F15F3" w:rsidRDefault="00E73214">
            <w:r>
              <w:rPr>
                <w:color w:val="374151"/>
                <w:sz w:val="15"/>
                <w:szCs w:val="15"/>
              </w:rPr>
              <w:t>Fresh coconut with straw. Works for coastal/tropical Good Morning and health-angle posts.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07676C2"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BB694AA" w14:textId="77777777" w:rsidR="009F15F3" w:rsidRDefault="00E73214">
            <w:r>
              <w:rPr>
                <w:color w:val="92400E"/>
                <w:sz w:val="13"/>
                <w:szCs w:val="13"/>
              </w:rPr>
              <w:t>Photo / flat illus</w:t>
            </w:r>
          </w:p>
        </w:tc>
      </w:tr>
      <w:tr w:rsidR="009F15F3" w14:paraId="43D8F237"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66361538" w14:textId="77777777" w:rsidR="009F15F3" w:rsidRDefault="00E73214">
            <w:r>
              <w:rPr>
                <w:b/>
                <w:bCs/>
                <w:color w:val="1E40AF"/>
                <w:sz w:val="17"/>
                <w:szCs w:val="17"/>
              </w:rPr>
              <w:t>GM-I2  NATURE &amp; SKYSCAPES</w:t>
            </w:r>
            <w:r>
              <w:rPr>
                <w:color w:val="1E40AF"/>
                <w:sz w:val="15"/>
                <w:szCs w:val="15"/>
              </w:rPr>
              <w:t xml:space="preserve">  (9 items)</w:t>
            </w:r>
          </w:p>
        </w:tc>
      </w:tr>
      <w:tr w:rsidR="009F15F3" w14:paraId="0AA4FB4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74D0FEE5" w14:textId="77777777" w:rsidR="009F15F3" w:rsidRDefault="00E73214">
            <w:pPr>
              <w:jc w:val="center"/>
            </w:pPr>
            <w:r>
              <w:rPr>
                <w:b/>
                <w:bCs/>
                <w:color w:val="1E40AF"/>
                <w:sz w:val="13"/>
                <w:szCs w:val="13"/>
              </w:rPr>
              <w:t>GM-I2-01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0CF8C02" w14:textId="77777777" w:rsidR="009F15F3" w:rsidRDefault="00E73214">
            <w:r>
              <w:rPr>
                <w:b/>
                <w:bCs/>
                <w:color w:val="1E3A5F"/>
                <w:sz w:val="16"/>
                <w:szCs w:val="16"/>
              </w:rPr>
              <w:t>Sunrise over Green Hills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53AE31A" w14:textId="77777777" w:rsidR="009F15F3" w:rsidRDefault="00E73214">
            <w:r>
              <w:rPr>
                <w:color w:val="374151"/>
                <w:sz w:val="15"/>
                <w:szCs w:val="15"/>
              </w:rPr>
              <w:t>Wide golden horizon with soft mist in valley. Timeless, universal Good Morning backdrop.</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F26FCAA" w14:textId="77777777" w:rsidR="009F15F3" w:rsidRDefault="00E73214">
            <w:r>
              <w:rPr>
                <w:color w:val="1E40AF"/>
                <w:sz w:val="14"/>
                <w:szCs w:val="14"/>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5B7E3A4" w14:textId="77777777" w:rsidR="009F15F3" w:rsidRDefault="00E73214">
            <w:r>
              <w:rPr>
                <w:color w:val="92400E"/>
                <w:sz w:val="13"/>
                <w:szCs w:val="13"/>
              </w:rPr>
              <w:t>Photo / watercolor</w:t>
            </w:r>
          </w:p>
        </w:tc>
      </w:tr>
      <w:tr w:rsidR="009F15F3" w14:paraId="42D435CE"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76486718" w14:textId="77777777" w:rsidR="009F15F3" w:rsidRDefault="00E73214">
            <w:pPr>
              <w:jc w:val="center"/>
            </w:pPr>
            <w:r>
              <w:rPr>
                <w:b/>
                <w:bCs/>
                <w:color w:val="1E40AF"/>
                <w:sz w:val="13"/>
                <w:szCs w:val="13"/>
              </w:rPr>
              <w:t>GM-I2-02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2A80C89" w14:textId="77777777" w:rsidR="009F15F3" w:rsidRDefault="00E73214">
            <w:r>
              <w:rPr>
                <w:b/>
                <w:bCs/>
                <w:color w:val="1E3A5F"/>
                <w:sz w:val="16"/>
                <w:szCs w:val="16"/>
              </w:rPr>
              <w:t>Sun Rays through Forest Trees</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3F5D789" w14:textId="77777777" w:rsidR="009F15F3" w:rsidRDefault="00E73214">
            <w:r>
              <w:rPr>
                <w:color w:val="374151"/>
                <w:sz w:val="15"/>
                <w:szCs w:val="15"/>
              </w:rPr>
              <w:t>Morning light filtering through dense tree canopy. Spiritual, peaceful tone.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95A6E99" w14:textId="77777777" w:rsidR="009F15F3" w:rsidRDefault="00E73214">
            <w:r>
              <w:rPr>
                <w:color w:val="1E40AF"/>
                <w:sz w:val="14"/>
                <w:szCs w:val="14"/>
              </w:rPr>
              <w:t>B1, D1,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D51B686" w14:textId="77777777" w:rsidR="009F15F3" w:rsidRDefault="00E73214">
            <w:r>
              <w:rPr>
                <w:color w:val="92400E"/>
                <w:sz w:val="13"/>
                <w:szCs w:val="13"/>
              </w:rPr>
              <w:t>Photo / watercolor</w:t>
            </w:r>
          </w:p>
        </w:tc>
      </w:tr>
      <w:tr w:rsidR="009F15F3" w14:paraId="6376E65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6220F4BA" w14:textId="77777777" w:rsidR="009F15F3" w:rsidRDefault="00E73214">
            <w:pPr>
              <w:jc w:val="center"/>
            </w:pPr>
            <w:r>
              <w:rPr>
                <w:b/>
                <w:bCs/>
                <w:color w:val="1E40AF"/>
                <w:sz w:val="13"/>
                <w:szCs w:val="13"/>
              </w:rPr>
              <w:t>GM-I2-03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5597C0F" w14:textId="77777777" w:rsidR="009F15F3" w:rsidRDefault="00E73214">
            <w:r>
              <w:rPr>
                <w:b/>
                <w:bCs/>
                <w:color w:val="1E3A5F"/>
                <w:sz w:val="16"/>
                <w:szCs w:val="16"/>
              </w:rPr>
              <w:t>Dew Drops on Green Leaf</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4F901EB" w14:textId="77777777" w:rsidR="009F15F3" w:rsidRDefault="00E73214">
            <w:r>
              <w:rPr>
                <w:color w:val="374151"/>
                <w:sz w:val="15"/>
                <w:szCs w:val="15"/>
              </w:rPr>
              <w:t>Close-up macro dew drops with sunrise bokeh behind. Fresh, pure, minimal.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0FCB969A"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05D3996" w14:textId="77777777" w:rsidR="009F15F3" w:rsidRDefault="00E73214">
            <w:r>
              <w:rPr>
                <w:color w:val="92400E"/>
                <w:sz w:val="13"/>
                <w:szCs w:val="13"/>
              </w:rPr>
              <w:t>Photo / flat illus</w:t>
            </w:r>
          </w:p>
        </w:tc>
      </w:tr>
      <w:tr w:rsidR="009F15F3" w14:paraId="2856797E"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636F6FF2" w14:textId="77777777" w:rsidR="009F15F3" w:rsidRDefault="00E73214">
            <w:pPr>
              <w:jc w:val="center"/>
            </w:pPr>
            <w:r>
              <w:rPr>
                <w:b/>
                <w:bCs/>
                <w:color w:val="1E40AF"/>
                <w:sz w:val="13"/>
                <w:szCs w:val="13"/>
              </w:rPr>
              <w:t>GM-I2-04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52676AC" w14:textId="77777777" w:rsidR="009F15F3" w:rsidRDefault="00E73214">
            <w:r>
              <w:rPr>
                <w:b/>
                <w:bCs/>
                <w:color w:val="1E3A5F"/>
                <w:sz w:val="16"/>
                <w:szCs w:val="16"/>
              </w:rPr>
              <w:t>Morning Mist over River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FA38391" w14:textId="77777777" w:rsidR="009F15F3" w:rsidRDefault="00E73214">
            <w:r>
              <w:rPr>
                <w:color w:val="374151"/>
                <w:sz w:val="15"/>
                <w:szCs w:val="15"/>
              </w:rPr>
              <w:t>Still river with golden mist rising, sun just above horizon. Meditative quality.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EFB3EC5" w14:textId="77777777" w:rsidR="009F15F3" w:rsidRDefault="00E73214">
            <w:r>
              <w:rPr>
                <w:color w:val="1E40AF"/>
                <w:sz w:val="14"/>
                <w:szCs w:val="14"/>
              </w:rPr>
              <w:t>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7A3F764" w14:textId="77777777" w:rsidR="009F15F3" w:rsidRDefault="00E73214">
            <w:r>
              <w:rPr>
                <w:color w:val="92400E"/>
                <w:sz w:val="13"/>
                <w:szCs w:val="13"/>
              </w:rPr>
              <w:t>Photo</w:t>
            </w:r>
          </w:p>
        </w:tc>
      </w:tr>
      <w:tr w:rsidR="009F15F3" w14:paraId="33F3F4A3"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187F992A" w14:textId="77777777" w:rsidR="009F15F3" w:rsidRDefault="00E73214">
            <w:pPr>
              <w:jc w:val="center"/>
            </w:pPr>
            <w:r>
              <w:rPr>
                <w:b/>
                <w:bCs/>
                <w:color w:val="1E40AF"/>
                <w:sz w:val="13"/>
                <w:szCs w:val="13"/>
              </w:rPr>
              <w:t>GM-I2-05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223912F" w14:textId="77777777" w:rsidR="009F15F3" w:rsidRDefault="00E73214">
            <w:r>
              <w:rPr>
                <w:b/>
                <w:bCs/>
                <w:color w:val="1E3A5F"/>
                <w:sz w:val="16"/>
                <w:szCs w:val="16"/>
              </w:rPr>
              <w:t>Sunrise over Ocean Horizon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985A95D" w14:textId="77777777" w:rsidR="009F15F3" w:rsidRDefault="00E73214">
            <w:r>
              <w:rPr>
                <w:color w:val="374151"/>
                <w:sz w:val="15"/>
                <w:szCs w:val="15"/>
              </w:rPr>
              <w:t>Wide golden sea with sun on horizon, gentle waves. Universal appeal, coastal feel.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7BF4733" w14:textId="77777777" w:rsidR="009F15F3" w:rsidRDefault="00E73214">
            <w:r>
              <w:rPr>
                <w:color w:val="1E40AF"/>
                <w:sz w:val="14"/>
                <w:szCs w:val="14"/>
              </w:rPr>
              <w:t>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01B5762" w14:textId="77777777" w:rsidR="009F15F3" w:rsidRDefault="00E73214">
            <w:r>
              <w:rPr>
                <w:color w:val="92400E"/>
                <w:sz w:val="13"/>
                <w:szCs w:val="13"/>
              </w:rPr>
              <w:t>Photo</w:t>
            </w:r>
          </w:p>
        </w:tc>
      </w:tr>
      <w:tr w:rsidR="009F15F3" w14:paraId="51E60B9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30FCE73C" w14:textId="77777777" w:rsidR="009F15F3" w:rsidRDefault="00E73214">
            <w:pPr>
              <w:jc w:val="center"/>
            </w:pPr>
            <w:r>
              <w:rPr>
                <w:b/>
                <w:bCs/>
                <w:color w:val="1E40AF"/>
                <w:sz w:val="13"/>
                <w:szCs w:val="13"/>
              </w:rPr>
              <w:t>GM-I2-06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13FBEBD" w14:textId="77777777" w:rsidR="009F15F3" w:rsidRDefault="00E73214">
            <w:r>
              <w:rPr>
                <w:b/>
                <w:bCs/>
                <w:color w:val="1E3A5F"/>
                <w:sz w:val="16"/>
                <w:szCs w:val="16"/>
              </w:rPr>
              <w:t>Mountain Peak at Golden Hour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853F9D" w14:textId="77777777" w:rsidR="009F15F3" w:rsidRDefault="00E73214">
            <w:r>
              <w:rPr>
                <w:color w:val="374151"/>
                <w:sz w:val="15"/>
                <w:szCs w:val="15"/>
              </w:rPr>
              <w:t>Rocky or snow peak bathed in warm orange first light. Aspirational, motivational.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3E6338A" w14:textId="77777777" w:rsidR="009F15F3" w:rsidRDefault="00E73214">
            <w:r>
              <w:rPr>
                <w:color w:val="1E40AF"/>
                <w:sz w:val="14"/>
                <w:szCs w:val="14"/>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154163D" w14:textId="77777777" w:rsidR="009F15F3" w:rsidRDefault="00E73214">
            <w:r>
              <w:rPr>
                <w:color w:val="92400E"/>
                <w:sz w:val="13"/>
                <w:szCs w:val="13"/>
              </w:rPr>
              <w:t>Photo / watercolor</w:t>
            </w:r>
          </w:p>
        </w:tc>
      </w:tr>
      <w:tr w:rsidR="009F15F3" w14:paraId="141BD2A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015742C7" w14:textId="77777777" w:rsidR="009F15F3" w:rsidRDefault="00E73214">
            <w:pPr>
              <w:jc w:val="center"/>
            </w:pPr>
            <w:r>
              <w:rPr>
                <w:b/>
                <w:bCs/>
                <w:color w:val="1E40AF"/>
                <w:sz w:val="13"/>
                <w:szCs w:val="13"/>
              </w:rPr>
              <w:t>GM-I2-07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0BA97223" w14:textId="77777777" w:rsidR="009F15F3" w:rsidRDefault="00E73214">
            <w:r>
              <w:rPr>
                <w:b/>
                <w:bCs/>
                <w:color w:val="1E3A5F"/>
                <w:sz w:val="16"/>
                <w:szCs w:val="16"/>
              </w:rPr>
              <w:t>Foggy Valley with Light Shafts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E8C51C6" w14:textId="77777777" w:rsidR="009F15F3" w:rsidRDefault="00E73214">
            <w:r>
              <w:rPr>
                <w:color w:val="374151"/>
                <w:sz w:val="15"/>
                <w:szCs w:val="15"/>
              </w:rPr>
              <w:t>Dense morning fog with god rays cutting through. Dramatic, ethereal, high-shareability.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82A12F3" w14:textId="77777777" w:rsidR="009F15F3" w:rsidRDefault="00E73214">
            <w:r>
              <w:rPr>
                <w:color w:val="1E40AF"/>
                <w:sz w:val="14"/>
                <w:szCs w:val="14"/>
              </w:rPr>
              <w:t>B1, D1,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125D9A8" w14:textId="77777777" w:rsidR="009F15F3" w:rsidRDefault="00E73214">
            <w:r>
              <w:rPr>
                <w:color w:val="92400E"/>
                <w:sz w:val="13"/>
                <w:szCs w:val="13"/>
              </w:rPr>
              <w:t>Photo</w:t>
            </w:r>
          </w:p>
        </w:tc>
      </w:tr>
      <w:tr w:rsidR="009F15F3" w14:paraId="11135E0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0A6D3B98" w14:textId="77777777" w:rsidR="009F15F3" w:rsidRDefault="00E73214">
            <w:pPr>
              <w:jc w:val="center"/>
            </w:pPr>
            <w:r>
              <w:rPr>
                <w:b/>
                <w:bCs/>
                <w:color w:val="1E40AF"/>
                <w:sz w:val="13"/>
                <w:szCs w:val="13"/>
              </w:rPr>
              <w:t>GM-I2-08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B93F16A" w14:textId="77777777" w:rsidR="009F15F3" w:rsidRDefault="00E73214">
            <w:r>
              <w:rPr>
                <w:b/>
                <w:bCs/>
                <w:color w:val="1E3A5F"/>
                <w:sz w:val="16"/>
                <w:szCs w:val="16"/>
              </w:rPr>
              <w:t>Rainbow after Morning Rain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5A13605" w14:textId="77777777" w:rsidR="009F15F3" w:rsidRDefault="00E73214">
            <w:r>
              <w:rPr>
                <w:color w:val="374151"/>
                <w:sz w:val="15"/>
                <w:szCs w:val="15"/>
              </w:rPr>
              <w:t>Fresh rainbow over green landscape after early shower. Hope and new beginnings.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4A20E5E" w14:textId="77777777" w:rsidR="009F15F3" w:rsidRDefault="00E73214">
            <w:r>
              <w:rPr>
                <w:color w:val="1E40AF"/>
                <w:sz w:val="14"/>
                <w:szCs w:val="14"/>
              </w:rPr>
              <w:t>B1,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80E20F6" w14:textId="77777777" w:rsidR="009F15F3" w:rsidRDefault="00E73214">
            <w:r>
              <w:rPr>
                <w:color w:val="92400E"/>
                <w:sz w:val="13"/>
                <w:szCs w:val="13"/>
              </w:rPr>
              <w:t>Photo / flat illus</w:t>
            </w:r>
          </w:p>
        </w:tc>
      </w:tr>
      <w:tr w:rsidR="009F15F3" w14:paraId="587AEA7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tcPr>
          <w:p w14:paraId="2F0AF229" w14:textId="77777777" w:rsidR="009F15F3" w:rsidRDefault="00E73214">
            <w:pPr>
              <w:jc w:val="center"/>
            </w:pPr>
            <w:r>
              <w:rPr>
                <w:b/>
                <w:bCs/>
                <w:color w:val="1E40AF"/>
                <w:sz w:val="13"/>
                <w:szCs w:val="13"/>
              </w:rPr>
              <w:t>GM-I2-09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1F8CA89" w14:textId="77777777" w:rsidR="009F15F3" w:rsidRDefault="00E73214">
            <w:r>
              <w:rPr>
                <w:b/>
                <w:bCs/>
                <w:color w:val="1E3A5F"/>
                <w:sz w:val="16"/>
                <w:szCs w:val="16"/>
              </w:rPr>
              <w:t>Dawn Sky Colour Gradient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07EDA16" w14:textId="77777777" w:rsidR="009F15F3" w:rsidRDefault="00E73214">
            <w:r>
              <w:rPr>
                <w:color w:val="374151"/>
                <w:sz w:val="15"/>
                <w:szCs w:val="15"/>
              </w:rPr>
              <w:t>Abstract sky -- navy to lavender to peach to gold. Pure colour wash. Ideal for C2 BG.</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D81628C" w14:textId="77777777" w:rsidR="009F15F3" w:rsidRDefault="00E73214">
            <w:r>
              <w:rPr>
                <w:color w:val="1E40AF"/>
                <w:sz w:val="14"/>
                <w:szCs w:val="14"/>
              </w:rPr>
              <w:t>C2, B1, D1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7AE658E" w14:textId="77777777" w:rsidR="009F15F3" w:rsidRDefault="00E73214">
            <w:r>
              <w:rPr>
                <w:color w:val="92400E"/>
                <w:sz w:val="13"/>
                <w:szCs w:val="13"/>
              </w:rPr>
              <w:t>Photo / gradient art</w:t>
            </w:r>
          </w:p>
        </w:tc>
      </w:tr>
      <w:tr w:rsidR="009F15F3" w14:paraId="623C045B"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CE7F3"/>
            <w:tcMar>
              <w:top w:w="80" w:type="dxa"/>
              <w:left w:w="120" w:type="dxa"/>
              <w:bottom w:w="80" w:type="dxa"/>
              <w:right w:w="120" w:type="dxa"/>
            </w:tcMar>
          </w:tcPr>
          <w:p w14:paraId="7E8227C1" w14:textId="77777777" w:rsidR="009F15F3" w:rsidRDefault="00E73214">
            <w:r>
              <w:rPr>
                <w:b/>
                <w:bCs/>
                <w:color w:val="9D174D"/>
                <w:sz w:val="17"/>
                <w:szCs w:val="17"/>
              </w:rPr>
              <w:t>GM-I3  FLOWERS &amp; BOTANICALS</w:t>
            </w:r>
            <w:r>
              <w:rPr>
                <w:color w:val="9D174D"/>
                <w:sz w:val="15"/>
                <w:szCs w:val="15"/>
              </w:rPr>
              <w:t xml:space="preserve">  (9 items)</w:t>
            </w:r>
          </w:p>
        </w:tc>
      </w:tr>
      <w:tr w:rsidR="009F15F3" w14:paraId="1C36381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338010D1" w14:textId="77777777" w:rsidR="009F15F3" w:rsidRDefault="00E73214">
            <w:pPr>
              <w:jc w:val="center"/>
            </w:pPr>
            <w:r>
              <w:rPr>
                <w:b/>
                <w:bCs/>
                <w:color w:val="9D174D"/>
                <w:sz w:val="13"/>
                <w:szCs w:val="13"/>
              </w:rPr>
              <w:t>GM-I3-01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3120222" w14:textId="77777777" w:rsidR="009F15F3" w:rsidRDefault="00E73214">
            <w:r>
              <w:rPr>
                <w:b/>
                <w:bCs/>
                <w:color w:val="1E3A5F"/>
                <w:sz w:val="16"/>
                <w:szCs w:val="16"/>
              </w:rPr>
              <w:t>Marigold Garland (Genda Phool)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4E8B4E1" w14:textId="77777777" w:rsidR="009F15F3" w:rsidRDefault="00E73214">
            <w:r>
              <w:rPr>
                <w:color w:val="374151"/>
                <w:sz w:val="15"/>
                <w:szCs w:val="15"/>
              </w:rPr>
              <w:t>Classic Indian flower garland -- used in temples, festivals, weddings. Highest cultural resonance.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E701679" w14:textId="77777777" w:rsidR="009F15F3" w:rsidRDefault="00E73214">
            <w:r>
              <w:rPr>
                <w:color w:val="1E40AF"/>
                <w:sz w:val="14"/>
                <w:szCs w:val="14"/>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D1AE7AA" w14:textId="77777777" w:rsidR="009F15F3" w:rsidRDefault="00E73214">
            <w:r>
              <w:rPr>
                <w:color w:val="92400E"/>
                <w:sz w:val="13"/>
                <w:szCs w:val="13"/>
              </w:rPr>
              <w:t>Flat illus / watercolor</w:t>
            </w:r>
          </w:p>
        </w:tc>
      </w:tr>
      <w:tr w:rsidR="009F15F3" w14:paraId="1D6B27C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67123081" w14:textId="77777777" w:rsidR="009F15F3" w:rsidRDefault="00E73214">
            <w:pPr>
              <w:jc w:val="center"/>
            </w:pPr>
            <w:r>
              <w:rPr>
                <w:b/>
                <w:bCs/>
                <w:color w:val="9D174D"/>
                <w:sz w:val="13"/>
                <w:szCs w:val="13"/>
              </w:rPr>
              <w:t>GM-I3-02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FDBAB84" w14:textId="77777777" w:rsidR="009F15F3" w:rsidRDefault="00E73214">
            <w:r>
              <w:rPr>
                <w:b/>
                <w:bCs/>
                <w:color w:val="1E3A5F"/>
                <w:sz w:val="16"/>
                <w:szCs w:val="16"/>
              </w:rPr>
              <w:t>Lotus in Full Bloom</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94FBAF2" w14:textId="77777777" w:rsidR="009F15F3" w:rsidRDefault="00E73214">
            <w:r>
              <w:rPr>
                <w:color w:val="374151"/>
                <w:sz w:val="15"/>
                <w:szCs w:val="15"/>
              </w:rPr>
              <w:t>Open lotus on still water. Sacred, pure, new beginnings -- perfect Good Morning symbol.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2C3C782" w14:textId="77777777" w:rsidR="009F15F3" w:rsidRDefault="00E73214">
            <w:r>
              <w:rPr>
                <w:color w:val="1E40AF"/>
                <w:sz w:val="14"/>
                <w:szCs w:val="14"/>
              </w:rPr>
              <w:t>A1, A2, C1,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BC987CB" w14:textId="77777777" w:rsidR="009F15F3" w:rsidRDefault="00E73214">
            <w:r>
              <w:rPr>
                <w:color w:val="92400E"/>
                <w:sz w:val="13"/>
                <w:szCs w:val="13"/>
              </w:rPr>
              <w:t>Flat illus / photo / watercolor</w:t>
            </w:r>
          </w:p>
        </w:tc>
      </w:tr>
      <w:tr w:rsidR="009F15F3" w14:paraId="09CF1C9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32E0C2A6" w14:textId="77777777" w:rsidR="009F15F3" w:rsidRDefault="00E73214">
            <w:pPr>
              <w:jc w:val="center"/>
            </w:pPr>
            <w:r>
              <w:rPr>
                <w:b/>
                <w:bCs/>
                <w:color w:val="9D174D"/>
                <w:sz w:val="13"/>
                <w:szCs w:val="13"/>
              </w:rPr>
              <w:t>GM-I3-03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398223C" w14:textId="77777777" w:rsidR="009F15F3" w:rsidRDefault="00E73214">
            <w:r>
              <w:rPr>
                <w:b/>
                <w:bCs/>
                <w:color w:val="1E3A5F"/>
                <w:sz w:val="16"/>
                <w:szCs w:val="16"/>
              </w:rPr>
              <w:t>Jasmine Buds (Mogra)</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E664006" w14:textId="77777777" w:rsidR="009F15F3" w:rsidRDefault="00E73214">
            <w:r>
              <w:rPr>
                <w:color w:val="374151"/>
                <w:sz w:val="15"/>
                <w:szCs w:val="15"/>
              </w:rPr>
              <w:t>Small white jasmine buds on vine. Subtle, fragrant, feminine. High affinity in South India.</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3B2F322"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32627BC" w14:textId="77777777" w:rsidR="009F15F3" w:rsidRDefault="00E73214">
            <w:r>
              <w:rPr>
                <w:color w:val="92400E"/>
                <w:sz w:val="13"/>
                <w:szCs w:val="13"/>
              </w:rPr>
              <w:t>Flat illus / watercolor</w:t>
            </w:r>
          </w:p>
        </w:tc>
      </w:tr>
      <w:tr w:rsidR="009F15F3" w14:paraId="27F4B15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698940D2" w14:textId="77777777" w:rsidR="009F15F3" w:rsidRDefault="00E73214">
            <w:pPr>
              <w:jc w:val="center"/>
            </w:pPr>
            <w:r>
              <w:rPr>
                <w:b/>
                <w:bCs/>
                <w:color w:val="9D174D"/>
                <w:sz w:val="13"/>
                <w:szCs w:val="13"/>
              </w:rPr>
              <w:t>GM-I3-04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188A250" w14:textId="77777777" w:rsidR="009F15F3" w:rsidRDefault="00E73214">
            <w:r>
              <w:rPr>
                <w:b/>
                <w:bCs/>
                <w:color w:val="1E3A5F"/>
                <w:sz w:val="16"/>
                <w:szCs w:val="16"/>
              </w:rPr>
              <w:t>Hibiscus (Gudhal Phool)</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1C7B1BB" w14:textId="77777777" w:rsidR="009F15F3" w:rsidRDefault="00E73214">
            <w:r>
              <w:rPr>
                <w:color w:val="374151"/>
                <w:sz w:val="15"/>
                <w:szCs w:val="15"/>
              </w:rPr>
              <w:t>Large red hibiscus. Morning puja flower. Strong colour, works well against light BG.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4F9FE2A"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5988A0B" w14:textId="77777777" w:rsidR="009F15F3" w:rsidRDefault="00E73214">
            <w:r>
              <w:rPr>
                <w:color w:val="92400E"/>
                <w:sz w:val="13"/>
                <w:szCs w:val="13"/>
              </w:rPr>
              <w:t>Flat illus</w:t>
            </w:r>
          </w:p>
        </w:tc>
      </w:tr>
      <w:tr w:rsidR="009F15F3" w14:paraId="782A161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714465A4" w14:textId="77777777" w:rsidR="009F15F3" w:rsidRDefault="00E73214">
            <w:pPr>
              <w:jc w:val="center"/>
            </w:pPr>
            <w:r>
              <w:rPr>
                <w:b/>
                <w:bCs/>
                <w:color w:val="9D174D"/>
                <w:sz w:val="13"/>
                <w:szCs w:val="13"/>
              </w:rPr>
              <w:t>GM-I3-05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7FC3B43" w14:textId="77777777" w:rsidR="009F15F3" w:rsidRDefault="00E73214">
            <w:r>
              <w:rPr>
                <w:b/>
                <w:bCs/>
                <w:color w:val="1E3A5F"/>
                <w:sz w:val="16"/>
                <w:szCs w:val="16"/>
              </w:rPr>
              <w:t>Sunflower Facing Sun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27A6EC0" w14:textId="77777777" w:rsidR="009F15F3" w:rsidRDefault="00E73214">
            <w:r>
              <w:rPr>
                <w:color w:val="374151"/>
                <w:sz w:val="15"/>
                <w:szCs w:val="15"/>
              </w:rPr>
              <w:t>Single sunflower turning toward sunrise. Instantly communicates morning energy.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DF7ADCB" w14:textId="77777777" w:rsidR="009F15F3" w:rsidRDefault="00E73214">
            <w:r>
              <w:rPr>
                <w:color w:val="1E40AF"/>
                <w:sz w:val="14"/>
                <w:szCs w:val="14"/>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1D309C1" w14:textId="77777777" w:rsidR="009F15F3" w:rsidRDefault="00E73214">
            <w:r>
              <w:rPr>
                <w:color w:val="92400E"/>
                <w:sz w:val="13"/>
                <w:szCs w:val="13"/>
              </w:rPr>
              <w:t>Flat illus / photo</w:t>
            </w:r>
          </w:p>
        </w:tc>
      </w:tr>
      <w:tr w:rsidR="009F15F3" w14:paraId="436251B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019F510C" w14:textId="77777777" w:rsidR="009F15F3" w:rsidRDefault="00E73214">
            <w:pPr>
              <w:jc w:val="center"/>
            </w:pPr>
            <w:r>
              <w:rPr>
                <w:b/>
                <w:bCs/>
                <w:color w:val="9D174D"/>
                <w:sz w:val="13"/>
                <w:szCs w:val="13"/>
              </w:rPr>
              <w:t>GM-I3-06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7F4EC3C" w14:textId="77777777" w:rsidR="009F15F3" w:rsidRDefault="00E73214">
            <w:r>
              <w:rPr>
                <w:b/>
                <w:bCs/>
                <w:color w:val="1E3A5F"/>
                <w:sz w:val="16"/>
                <w:szCs w:val="16"/>
              </w:rPr>
              <w:t>Champa / Frangipani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A17A073" w14:textId="77777777" w:rsidR="009F15F3" w:rsidRDefault="00E73214">
            <w:r>
              <w:rPr>
                <w:color w:val="374151"/>
                <w:sz w:val="15"/>
                <w:szCs w:val="15"/>
              </w:rPr>
              <w:t>Creamy yellow-white tropical flower. Associated with temples and calm spiritual mornings.</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27733B3D"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AB45660" w14:textId="77777777" w:rsidR="009F15F3" w:rsidRDefault="00E73214">
            <w:r>
              <w:rPr>
                <w:color w:val="92400E"/>
                <w:sz w:val="13"/>
                <w:szCs w:val="13"/>
              </w:rPr>
              <w:t>Flat illus / watercolor</w:t>
            </w:r>
          </w:p>
        </w:tc>
      </w:tr>
      <w:tr w:rsidR="009F15F3" w14:paraId="4A28898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2DE636E5" w14:textId="77777777" w:rsidR="009F15F3" w:rsidRDefault="00E73214">
            <w:pPr>
              <w:jc w:val="center"/>
            </w:pPr>
            <w:r>
              <w:rPr>
                <w:b/>
                <w:bCs/>
                <w:color w:val="9D174D"/>
                <w:sz w:val="13"/>
                <w:szCs w:val="13"/>
              </w:rPr>
              <w:t>GM-I3-07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3D4BF5D" w14:textId="77777777" w:rsidR="009F15F3" w:rsidRDefault="00E73214">
            <w:r>
              <w:rPr>
                <w:b/>
                <w:bCs/>
                <w:color w:val="1E3A5F"/>
                <w:sz w:val="16"/>
                <w:szCs w:val="16"/>
              </w:rPr>
              <w:t>Rose Bud with Dew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3BE3A43" w14:textId="77777777" w:rsidR="009F15F3" w:rsidRDefault="00E73214">
            <w:r>
              <w:rPr>
                <w:color w:val="374151"/>
                <w:sz w:val="15"/>
                <w:szCs w:val="15"/>
              </w:rPr>
              <w:t>Fresh rose bud with morning dew on petals. Universally appealing, romantic-friendly.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3CDF055"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E89DE78" w14:textId="77777777" w:rsidR="009F15F3" w:rsidRDefault="00E73214">
            <w:r>
              <w:rPr>
                <w:color w:val="92400E"/>
                <w:sz w:val="13"/>
                <w:szCs w:val="13"/>
              </w:rPr>
              <w:t>Photo / watercolor</w:t>
            </w:r>
          </w:p>
        </w:tc>
      </w:tr>
      <w:tr w:rsidR="009F15F3" w14:paraId="45F9632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10308AB0" w14:textId="77777777" w:rsidR="009F15F3" w:rsidRDefault="00E73214">
            <w:pPr>
              <w:jc w:val="center"/>
            </w:pPr>
            <w:r>
              <w:rPr>
                <w:b/>
                <w:bCs/>
                <w:color w:val="9D174D"/>
                <w:sz w:val="13"/>
                <w:szCs w:val="13"/>
              </w:rPr>
              <w:t>GM-I3-08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1452D79" w14:textId="77777777" w:rsidR="009F15F3" w:rsidRDefault="00E73214">
            <w:r>
              <w:rPr>
                <w:b/>
                <w:bCs/>
                <w:color w:val="1E3A5F"/>
                <w:sz w:val="16"/>
                <w:szCs w:val="16"/>
              </w:rPr>
              <w:t>Petals Floating on Water</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5EE42E3" w14:textId="77777777" w:rsidR="009F15F3" w:rsidRDefault="00E73214">
            <w:r>
              <w:rPr>
                <w:color w:val="374151"/>
                <w:sz w:val="15"/>
                <w:szCs w:val="15"/>
              </w:rPr>
              <w:t>Colourful rose and marigold petals on calm water with golden reflection.</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6088E6B0" w14:textId="77777777" w:rsidR="009F15F3" w:rsidRDefault="00E73214">
            <w:r>
              <w:rPr>
                <w:color w:val="1E40AF"/>
                <w:sz w:val="14"/>
                <w:szCs w:val="14"/>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F06E12C" w14:textId="77777777" w:rsidR="009F15F3" w:rsidRDefault="00E73214">
            <w:r>
              <w:rPr>
                <w:color w:val="92400E"/>
                <w:sz w:val="13"/>
                <w:szCs w:val="13"/>
              </w:rPr>
              <w:t>Photo / flat illus</w:t>
            </w:r>
          </w:p>
        </w:tc>
      </w:tr>
      <w:tr w:rsidR="009F15F3" w14:paraId="3C13A37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CE7F3"/>
            <w:tcMar>
              <w:top w:w="80" w:type="dxa"/>
              <w:left w:w="80" w:type="dxa"/>
              <w:bottom w:w="80" w:type="dxa"/>
              <w:right w:w="80" w:type="dxa"/>
            </w:tcMar>
          </w:tcPr>
          <w:p w14:paraId="0B5C8C22" w14:textId="77777777" w:rsidR="009F15F3" w:rsidRDefault="00E73214">
            <w:pPr>
              <w:jc w:val="center"/>
            </w:pPr>
            <w:r>
              <w:rPr>
                <w:b/>
                <w:bCs/>
                <w:color w:val="9D174D"/>
                <w:sz w:val="13"/>
                <w:szCs w:val="13"/>
              </w:rPr>
              <w:lastRenderedPageBreak/>
              <w:t>GM-I3-09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878AF18" w14:textId="77777777" w:rsidR="009F15F3" w:rsidRDefault="00E73214">
            <w:r>
              <w:rPr>
                <w:b/>
                <w:bCs/>
                <w:color w:val="1E3A5F"/>
                <w:sz w:val="16"/>
                <w:szCs w:val="16"/>
              </w:rPr>
              <w:t>Cherry Blossom Branches</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8E21525" w14:textId="77777777" w:rsidR="009F15F3" w:rsidRDefault="00E73214">
            <w:r>
              <w:rPr>
                <w:color w:val="374151"/>
                <w:sz w:val="15"/>
                <w:szCs w:val="15"/>
              </w:rPr>
              <w:t>Soft pink blossom branches. Elegant, aspirational. Works for modern/urban Good Morning.</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451F5CC" w14:textId="77777777" w:rsidR="009F15F3" w:rsidRDefault="00E73214">
            <w:r>
              <w:rPr>
                <w:color w:val="1E40AF"/>
                <w:sz w:val="14"/>
                <w:szCs w:val="14"/>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74F6647" w14:textId="77777777" w:rsidR="009F15F3" w:rsidRDefault="00E73214">
            <w:r>
              <w:rPr>
                <w:color w:val="92400E"/>
                <w:sz w:val="13"/>
                <w:szCs w:val="13"/>
              </w:rPr>
              <w:t>Flat illus / watercolor</w:t>
            </w:r>
          </w:p>
        </w:tc>
      </w:tr>
      <w:tr w:rsidR="009F15F3" w14:paraId="429C322C"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5872AE79" w14:textId="77777777" w:rsidR="009F15F3" w:rsidRDefault="00E73214">
            <w:r>
              <w:rPr>
                <w:b/>
                <w:bCs/>
                <w:color w:val="7F1D1D"/>
                <w:sz w:val="17"/>
                <w:szCs w:val="17"/>
              </w:rPr>
              <w:t>GM-I4  SPIRITUAL &amp; DEVOTIONAL</w:t>
            </w:r>
            <w:r>
              <w:rPr>
                <w:color w:val="7F1D1D"/>
                <w:sz w:val="15"/>
                <w:szCs w:val="15"/>
              </w:rPr>
              <w:t xml:space="preserve">  (9 items)</w:t>
            </w:r>
          </w:p>
        </w:tc>
      </w:tr>
      <w:tr w:rsidR="009F15F3" w14:paraId="6BED65F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D3D9022" w14:textId="77777777" w:rsidR="009F15F3" w:rsidRDefault="00E73214">
            <w:pPr>
              <w:jc w:val="center"/>
            </w:pPr>
            <w:r>
              <w:rPr>
                <w:b/>
                <w:bCs/>
                <w:color w:val="7F1D1D"/>
                <w:sz w:val="13"/>
                <w:szCs w:val="13"/>
              </w:rPr>
              <w:t>GM-I4-01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DCF5380" w14:textId="77777777" w:rsidR="009F15F3" w:rsidRDefault="00E73214">
            <w:r>
              <w:rPr>
                <w:b/>
                <w:bCs/>
                <w:color w:val="1E3A5F"/>
                <w:sz w:val="16"/>
                <w:szCs w:val="16"/>
              </w:rPr>
              <w:t>Lit Diya with Warm Glow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5C32599" w14:textId="77777777" w:rsidR="009F15F3" w:rsidRDefault="00E73214">
            <w:r>
              <w:rPr>
                <w:color w:val="374151"/>
                <w:sz w:val="15"/>
                <w:szCs w:val="15"/>
              </w:rPr>
              <w:t>Single diya with flame glow and soft light halo. Devotional, auspicious. Works in all archetypes.</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A863F17" w14:textId="77777777" w:rsidR="009F15F3" w:rsidRDefault="00E73214">
            <w:r>
              <w:rPr>
                <w:color w:val="1E40AF"/>
                <w:sz w:val="14"/>
                <w:szCs w:val="14"/>
              </w:rPr>
              <w:t>All</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B2F2D65" w14:textId="77777777" w:rsidR="009F15F3" w:rsidRDefault="00E73214">
            <w:r>
              <w:rPr>
                <w:color w:val="92400E"/>
                <w:sz w:val="13"/>
                <w:szCs w:val="13"/>
              </w:rPr>
              <w:t>Flat illus / photo</w:t>
            </w:r>
          </w:p>
        </w:tc>
      </w:tr>
      <w:tr w:rsidR="009F15F3" w14:paraId="2C881BB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D6C97C2" w14:textId="77777777" w:rsidR="009F15F3" w:rsidRDefault="00E73214">
            <w:pPr>
              <w:jc w:val="center"/>
            </w:pPr>
            <w:r>
              <w:rPr>
                <w:b/>
                <w:bCs/>
                <w:color w:val="7F1D1D"/>
                <w:sz w:val="13"/>
                <w:szCs w:val="13"/>
              </w:rPr>
              <w:t>GM-I4-02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A06B2CA" w14:textId="77777777" w:rsidR="009F15F3" w:rsidRDefault="00E73214">
            <w:r>
              <w:rPr>
                <w:b/>
                <w:bCs/>
                <w:color w:val="1E3A5F"/>
                <w:sz w:val="16"/>
                <w:szCs w:val="16"/>
              </w:rPr>
              <w:t>OM Symbol with Light Rays</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E05A389" w14:textId="77777777" w:rsidR="009F15F3" w:rsidRDefault="00E73214">
            <w:r>
              <w:rPr>
                <w:color w:val="374151"/>
                <w:sz w:val="15"/>
                <w:szCs w:val="15"/>
              </w:rPr>
              <w:t>OM in gold with radiant glow. Sacred, universal Hindu symbol. Strong on dark BG.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95F826F" w14:textId="77777777" w:rsidR="009F15F3" w:rsidRDefault="00E73214">
            <w:r>
              <w:rPr>
                <w:color w:val="1E40AF"/>
                <w:sz w:val="14"/>
                <w:szCs w:val="14"/>
              </w:rPr>
              <w:t>A1, A2, C1, C2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01B90A0" w14:textId="77777777" w:rsidR="009F15F3" w:rsidRDefault="00E73214">
            <w:r>
              <w:rPr>
                <w:color w:val="92400E"/>
                <w:sz w:val="13"/>
                <w:szCs w:val="13"/>
              </w:rPr>
              <w:t>Flat illus / 3D art</w:t>
            </w:r>
          </w:p>
        </w:tc>
      </w:tr>
      <w:tr w:rsidR="009F15F3" w14:paraId="460BFA9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7C9C5AA0" w14:textId="77777777" w:rsidR="009F15F3" w:rsidRDefault="00E73214">
            <w:pPr>
              <w:jc w:val="center"/>
            </w:pPr>
            <w:r>
              <w:rPr>
                <w:b/>
                <w:bCs/>
                <w:color w:val="7F1D1D"/>
                <w:sz w:val="13"/>
                <w:szCs w:val="13"/>
              </w:rPr>
              <w:t>GM-I4-03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54DA4D6" w14:textId="77777777" w:rsidR="009F15F3" w:rsidRDefault="00E73214">
            <w:r>
              <w:rPr>
                <w:b/>
                <w:bCs/>
                <w:color w:val="1E3A5F"/>
                <w:sz w:val="16"/>
                <w:szCs w:val="16"/>
              </w:rPr>
              <w:t>Hands in Namaste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EB97132" w14:textId="77777777" w:rsidR="009F15F3" w:rsidRDefault="00E73214">
            <w:r>
              <w:rPr>
                <w:color w:val="374151"/>
                <w:sz w:val="15"/>
                <w:szCs w:val="15"/>
              </w:rPr>
              <w:t>Joined palms greeting gesture. Universal Indian Good Morning symbol. Works with E1.</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0B3861A3" w14:textId="77777777" w:rsidR="009F15F3" w:rsidRDefault="00E73214">
            <w:r>
              <w:rPr>
                <w:color w:val="1E40AF"/>
                <w:sz w:val="14"/>
                <w:szCs w:val="14"/>
              </w:rPr>
              <w:t>A2, E1, C2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D064EDC" w14:textId="77777777" w:rsidR="009F15F3" w:rsidRDefault="00E73214">
            <w:r>
              <w:rPr>
                <w:color w:val="92400E"/>
                <w:sz w:val="13"/>
                <w:szCs w:val="13"/>
              </w:rPr>
              <w:t>Flat illus / photo</w:t>
            </w:r>
          </w:p>
        </w:tc>
      </w:tr>
      <w:tr w:rsidR="009F15F3" w14:paraId="05BFBD2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498E37F" w14:textId="77777777" w:rsidR="009F15F3" w:rsidRDefault="00E73214">
            <w:pPr>
              <w:jc w:val="center"/>
            </w:pPr>
            <w:r>
              <w:rPr>
                <w:b/>
                <w:bCs/>
                <w:color w:val="7F1D1D"/>
                <w:sz w:val="13"/>
                <w:szCs w:val="13"/>
              </w:rPr>
              <w:t>GM-I4-04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85C4FEA" w14:textId="77777777" w:rsidR="009F15F3" w:rsidRDefault="00E73214">
            <w:r>
              <w:rPr>
                <w:b/>
                <w:bCs/>
                <w:color w:val="1E3A5F"/>
                <w:sz w:val="16"/>
                <w:szCs w:val="16"/>
              </w:rPr>
              <w:t>Incense Stick (Agarbatti) Smoke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8727024" w14:textId="77777777" w:rsidR="009F15F3" w:rsidRDefault="00E73214">
            <w:r>
              <w:rPr>
                <w:color w:val="374151"/>
                <w:sz w:val="15"/>
                <w:szCs w:val="15"/>
              </w:rPr>
              <w:t>Single lit agarbatti with rising smoke curl. Evokes temple morning, calm, purity.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944EE65" w14:textId="77777777" w:rsidR="009F15F3" w:rsidRDefault="00E73214">
            <w:r>
              <w:rPr>
                <w:color w:val="1E40AF"/>
                <w:sz w:val="14"/>
                <w:szCs w:val="14"/>
              </w:rPr>
              <w:t>A1, 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247A5FF3" w14:textId="77777777" w:rsidR="009F15F3" w:rsidRDefault="00E73214">
            <w:r>
              <w:rPr>
                <w:color w:val="92400E"/>
                <w:sz w:val="13"/>
                <w:szCs w:val="13"/>
              </w:rPr>
              <w:t>Flat illus / photo</w:t>
            </w:r>
          </w:p>
        </w:tc>
      </w:tr>
      <w:tr w:rsidR="009F15F3" w14:paraId="762405A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27C84CC6" w14:textId="77777777" w:rsidR="009F15F3" w:rsidRDefault="00E73214">
            <w:pPr>
              <w:jc w:val="center"/>
            </w:pPr>
            <w:r>
              <w:rPr>
                <w:b/>
                <w:bCs/>
                <w:color w:val="7F1D1D"/>
                <w:sz w:val="13"/>
                <w:szCs w:val="13"/>
              </w:rPr>
              <w:t>GM-I4-05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A3605F8" w14:textId="77777777" w:rsidR="009F15F3" w:rsidRDefault="00E73214">
            <w:r>
              <w:rPr>
                <w:b/>
                <w:bCs/>
                <w:color w:val="1E3A5F"/>
                <w:sz w:val="16"/>
                <w:szCs w:val="16"/>
              </w:rPr>
              <w:t>Tulsi Plant in Brass Pot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58FE439" w14:textId="77777777" w:rsidR="009F15F3" w:rsidRDefault="00E73214">
            <w:r>
              <w:rPr>
                <w:color w:val="374151"/>
                <w:sz w:val="15"/>
                <w:szCs w:val="15"/>
              </w:rPr>
              <w:t>Sacred tulsi in traditional brass/clay planter. Morning puja association -- strong Bharat signal.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4C330C1D"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D649138" w14:textId="77777777" w:rsidR="009F15F3" w:rsidRDefault="00E73214">
            <w:r>
              <w:rPr>
                <w:color w:val="92400E"/>
                <w:sz w:val="13"/>
                <w:szCs w:val="13"/>
              </w:rPr>
              <w:t>Flat illus / photo</w:t>
            </w:r>
          </w:p>
        </w:tc>
      </w:tr>
      <w:tr w:rsidR="009F15F3" w14:paraId="4613FDB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EF8EE18" w14:textId="77777777" w:rsidR="009F15F3" w:rsidRDefault="00E73214">
            <w:pPr>
              <w:jc w:val="center"/>
            </w:pPr>
            <w:r>
              <w:rPr>
                <w:b/>
                <w:bCs/>
                <w:color w:val="7F1D1D"/>
                <w:sz w:val="13"/>
                <w:szCs w:val="13"/>
              </w:rPr>
              <w:t>GM-I4-06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ED2EB42" w14:textId="77777777" w:rsidR="009F15F3" w:rsidRDefault="00E73214">
            <w:r>
              <w:rPr>
                <w:b/>
                <w:bCs/>
                <w:color w:val="1E3A5F"/>
                <w:sz w:val="16"/>
                <w:szCs w:val="16"/>
              </w:rPr>
              <w:t>Temple Bell (Ghanti)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C9802F7" w14:textId="77777777" w:rsidR="009F15F3" w:rsidRDefault="00E73214">
            <w:r>
              <w:rPr>
                <w:color w:val="374151"/>
                <w:sz w:val="15"/>
                <w:szCs w:val="15"/>
              </w:rPr>
              <w:t>Brass temple bell. Evokes morning aarti, awakening. Strong cultural anchor for Bharat.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7EB69C36"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E93C5B1" w14:textId="77777777" w:rsidR="009F15F3" w:rsidRDefault="00E73214">
            <w:r>
              <w:rPr>
                <w:color w:val="92400E"/>
                <w:sz w:val="13"/>
                <w:szCs w:val="13"/>
              </w:rPr>
              <w:t>Flat illus / photo</w:t>
            </w:r>
          </w:p>
        </w:tc>
      </w:tr>
      <w:tr w:rsidR="009F15F3" w14:paraId="7504EEB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07F9AE07" w14:textId="77777777" w:rsidR="009F15F3" w:rsidRDefault="00E73214">
            <w:pPr>
              <w:jc w:val="center"/>
            </w:pPr>
            <w:r>
              <w:rPr>
                <w:b/>
                <w:bCs/>
                <w:color w:val="7F1D1D"/>
                <w:sz w:val="13"/>
                <w:szCs w:val="13"/>
              </w:rPr>
              <w:t>GM-I4-07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095F3C6" w14:textId="77777777" w:rsidR="009F15F3" w:rsidRDefault="00E73214">
            <w:r>
              <w:rPr>
                <w:b/>
                <w:bCs/>
                <w:color w:val="1E3A5F"/>
                <w:sz w:val="16"/>
                <w:szCs w:val="16"/>
              </w:rPr>
              <w:t>Shankh (Conch Shell)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63B5B35E" w14:textId="77777777" w:rsidR="009F15F3" w:rsidRDefault="00E73214">
            <w:r>
              <w:rPr>
                <w:color w:val="374151"/>
                <w:sz w:val="15"/>
                <w:szCs w:val="15"/>
              </w:rPr>
              <w:t>White conch shell blown at dawn in temples. Sacred, auspicious, calls the day to start.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4CAEFF14"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07C8B9D" w14:textId="77777777" w:rsidR="009F15F3" w:rsidRDefault="00E73214">
            <w:r>
              <w:rPr>
                <w:color w:val="92400E"/>
                <w:sz w:val="13"/>
                <w:szCs w:val="13"/>
              </w:rPr>
              <w:t>Flat illus / photo</w:t>
            </w:r>
          </w:p>
        </w:tc>
      </w:tr>
      <w:tr w:rsidR="009F15F3" w14:paraId="6319164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9468C84" w14:textId="77777777" w:rsidR="009F15F3" w:rsidRDefault="00E73214">
            <w:pPr>
              <w:jc w:val="center"/>
            </w:pPr>
            <w:r>
              <w:rPr>
                <w:b/>
                <w:bCs/>
                <w:color w:val="7F1D1D"/>
                <w:sz w:val="13"/>
                <w:szCs w:val="13"/>
              </w:rPr>
              <w:t>GM-I4-08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897A0D" w14:textId="77777777" w:rsidR="009F15F3" w:rsidRDefault="00E73214">
            <w:r>
              <w:rPr>
                <w:b/>
                <w:bCs/>
                <w:color w:val="1E3A5F"/>
                <w:sz w:val="16"/>
                <w:szCs w:val="16"/>
              </w:rPr>
              <w:t>Rangoli at Dawn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6F1BECE2" w14:textId="77777777" w:rsidR="009F15F3" w:rsidRDefault="00E73214">
            <w:r>
              <w:rPr>
                <w:color w:val="374151"/>
                <w:sz w:val="15"/>
                <w:szCs w:val="15"/>
              </w:rPr>
              <w:t>Colourful rangoli pattern with early morning light falling on it. Joyful, celebratory.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1D5B81BB" w14:textId="77777777" w:rsidR="009F15F3" w:rsidRDefault="00E73214">
            <w:r>
              <w:rPr>
                <w:color w:val="1E40AF"/>
                <w:sz w:val="14"/>
                <w:szCs w:val="14"/>
              </w:rPr>
              <w:t>A1,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A8CB56E" w14:textId="77777777" w:rsidR="009F15F3" w:rsidRDefault="00E73214">
            <w:r>
              <w:rPr>
                <w:color w:val="92400E"/>
                <w:sz w:val="13"/>
                <w:szCs w:val="13"/>
              </w:rPr>
              <w:t>Flat illus / photo</w:t>
            </w:r>
          </w:p>
        </w:tc>
      </w:tr>
      <w:tr w:rsidR="009F15F3" w14:paraId="12BC913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EF3C7"/>
            <w:tcMar>
              <w:top w:w="80" w:type="dxa"/>
              <w:left w:w="80" w:type="dxa"/>
              <w:bottom w:w="80" w:type="dxa"/>
              <w:right w:w="80" w:type="dxa"/>
            </w:tcMar>
          </w:tcPr>
          <w:p w14:paraId="5478690D" w14:textId="77777777" w:rsidR="009F15F3" w:rsidRDefault="00E73214">
            <w:pPr>
              <w:jc w:val="center"/>
            </w:pPr>
            <w:r>
              <w:rPr>
                <w:b/>
                <w:bCs/>
                <w:color w:val="7F1D1D"/>
                <w:sz w:val="13"/>
                <w:szCs w:val="13"/>
              </w:rPr>
              <w:t>GM-I4-09</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A62E799" w14:textId="77777777" w:rsidR="009F15F3" w:rsidRDefault="00E73214">
            <w:r>
              <w:rPr>
                <w:b/>
                <w:bCs/>
                <w:color w:val="1E3A5F"/>
                <w:sz w:val="16"/>
                <w:szCs w:val="16"/>
              </w:rPr>
              <w:t>Peacock Feather</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F5BA430" w14:textId="77777777" w:rsidR="009F15F3" w:rsidRDefault="00E73214">
            <w:r>
              <w:rPr>
                <w:color w:val="374151"/>
                <w:sz w:val="15"/>
                <w:szCs w:val="15"/>
              </w:rPr>
              <w:t>Single peacock feather. Associated with Krishna, beauty, and the divine. Decorative + spiritual.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69B6837A"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9DEC873" w14:textId="77777777" w:rsidR="009F15F3" w:rsidRDefault="00E73214">
            <w:r>
              <w:rPr>
                <w:color w:val="92400E"/>
                <w:sz w:val="13"/>
                <w:szCs w:val="13"/>
              </w:rPr>
              <w:t>Flat illus / watercolor</w:t>
            </w:r>
          </w:p>
        </w:tc>
      </w:tr>
      <w:tr w:rsidR="009F15F3" w14:paraId="01C9CAC5"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D1FAE5"/>
            <w:tcMar>
              <w:top w:w="80" w:type="dxa"/>
              <w:left w:w="120" w:type="dxa"/>
              <w:bottom w:w="80" w:type="dxa"/>
              <w:right w:w="120" w:type="dxa"/>
            </w:tcMar>
          </w:tcPr>
          <w:p w14:paraId="671A94C2" w14:textId="77777777" w:rsidR="009F15F3" w:rsidRDefault="00E73214">
            <w:r>
              <w:rPr>
                <w:b/>
                <w:bCs/>
                <w:color w:val="064E3B"/>
                <w:sz w:val="17"/>
                <w:szCs w:val="17"/>
              </w:rPr>
              <w:t>GM-I5  LIFESTYLE &amp; HUMAN MOMENTS</w:t>
            </w:r>
            <w:r>
              <w:rPr>
                <w:color w:val="064E3B"/>
                <w:sz w:val="15"/>
                <w:szCs w:val="15"/>
              </w:rPr>
              <w:t xml:space="preserve">  (8 items)</w:t>
            </w:r>
          </w:p>
        </w:tc>
      </w:tr>
      <w:tr w:rsidR="009F15F3" w14:paraId="09FD34E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35749772" w14:textId="77777777" w:rsidR="009F15F3" w:rsidRDefault="00E73214">
            <w:pPr>
              <w:jc w:val="center"/>
            </w:pPr>
            <w:r>
              <w:rPr>
                <w:b/>
                <w:bCs/>
                <w:color w:val="064E3B"/>
                <w:sz w:val="13"/>
                <w:szCs w:val="13"/>
              </w:rPr>
              <w:t>GM-I5-01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54E2CCE1" w14:textId="77777777" w:rsidR="009F15F3" w:rsidRDefault="00E73214">
            <w:r>
              <w:rPr>
                <w:b/>
                <w:bCs/>
                <w:color w:val="1E3A5F"/>
                <w:sz w:val="16"/>
                <w:szCs w:val="16"/>
              </w:rPr>
              <w:t>Surya Namaskar Silhouette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BDAA3C4" w14:textId="77777777" w:rsidR="009F15F3" w:rsidRDefault="00E73214">
            <w:r>
              <w:rPr>
                <w:color w:val="374151"/>
                <w:sz w:val="15"/>
                <w:szCs w:val="15"/>
              </w:rPr>
              <w:t>Person doing sun salutation at sunrise. Aspirational, wellness, Bharat-relevant.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2DC94961" w14:textId="77777777" w:rsidR="009F15F3" w:rsidRDefault="00E73214">
            <w:r>
              <w:rPr>
                <w:color w:val="1E40AF"/>
                <w:sz w:val="14"/>
                <w:szCs w:val="14"/>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1E10EA67" w14:textId="77777777" w:rsidR="009F15F3" w:rsidRDefault="00E73214">
            <w:r>
              <w:rPr>
                <w:color w:val="92400E"/>
                <w:sz w:val="13"/>
                <w:szCs w:val="13"/>
              </w:rPr>
              <w:t>Flat illus / silhouette / photo</w:t>
            </w:r>
          </w:p>
        </w:tc>
      </w:tr>
      <w:tr w:rsidR="009F15F3" w14:paraId="5DD753A9"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51E45B30" w14:textId="77777777" w:rsidR="009F15F3" w:rsidRDefault="00E73214">
            <w:pPr>
              <w:jc w:val="center"/>
            </w:pPr>
            <w:r>
              <w:rPr>
                <w:b/>
                <w:bCs/>
                <w:color w:val="064E3B"/>
                <w:sz w:val="13"/>
                <w:szCs w:val="13"/>
              </w:rPr>
              <w:t>GM-I5-02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08B1A47" w14:textId="77777777" w:rsidR="009F15F3" w:rsidRDefault="00E73214">
            <w:r>
              <w:rPr>
                <w:b/>
                <w:bCs/>
                <w:color w:val="1E3A5F"/>
                <w:sz w:val="16"/>
                <w:szCs w:val="16"/>
              </w:rPr>
              <w:t>Meditating Figure at Sunrise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37BE777" w14:textId="77777777" w:rsidR="009F15F3" w:rsidRDefault="00E73214">
            <w:r>
              <w:rPr>
                <w:color w:val="374151"/>
                <w:sz w:val="15"/>
                <w:szCs w:val="15"/>
              </w:rPr>
              <w:t>Seated meditation silhouette against rising sun. Calm, spiritual, motivational.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36B999F" w14:textId="77777777" w:rsidR="009F15F3" w:rsidRDefault="00E73214">
            <w:r>
              <w:rPr>
                <w:color w:val="1E40AF"/>
                <w:sz w:val="14"/>
                <w:szCs w:val="14"/>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1F136FD" w14:textId="77777777" w:rsidR="009F15F3" w:rsidRDefault="00E73214">
            <w:r>
              <w:rPr>
                <w:color w:val="92400E"/>
                <w:sz w:val="13"/>
                <w:szCs w:val="13"/>
              </w:rPr>
              <w:t>Flat illus / silhouette</w:t>
            </w:r>
          </w:p>
        </w:tc>
      </w:tr>
      <w:tr w:rsidR="009F15F3" w14:paraId="3ACA76F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28B16CBD" w14:textId="77777777" w:rsidR="009F15F3" w:rsidRDefault="00E73214">
            <w:pPr>
              <w:jc w:val="center"/>
            </w:pPr>
            <w:r>
              <w:rPr>
                <w:b/>
                <w:bCs/>
                <w:color w:val="064E3B"/>
                <w:sz w:val="13"/>
                <w:szCs w:val="13"/>
              </w:rPr>
              <w:t>GM-I5-03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9A5492E" w14:textId="77777777" w:rsidR="009F15F3" w:rsidRDefault="00E73214">
            <w:r>
              <w:rPr>
                <w:b/>
                <w:bCs/>
                <w:color w:val="1E3A5F"/>
                <w:sz w:val="16"/>
                <w:szCs w:val="16"/>
              </w:rPr>
              <w:t>Open Window with Sunrise View</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4F53E3C" w14:textId="77777777" w:rsidR="009F15F3" w:rsidRDefault="00E73214">
            <w:r>
              <w:rPr>
                <w:color w:val="374151"/>
                <w:sz w:val="15"/>
                <w:szCs w:val="15"/>
              </w:rPr>
              <w:t>Interior frame looking out at golden morning sky. Warmth, welcome, new day begins.</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F613314" w14:textId="77777777" w:rsidR="009F15F3" w:rsidRDefault="00E73214">
            <w:r>
              <w:rPr>
                <w:color w:val="1E40AF"/>
                <w:sz w:val="14"/>
                <w:szCs w:val="14"/>
              </w:rPr>
              <w:t>A1, 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EF15157" w14:textId="77777777" w:rsidR="009F15F3" w:rsidRDefault="00E73214">
            <w:r>
              <w:rPr>
                <w:color w:val="92400E"/>
                <w:sz w:val="13"/>
                <w:szCs w:val="13"/>
              </w:rPr>
              <w:t>Flat illus / photo</w:t>
            </w:r>
          </w:p>
        </w:tc>
      </w:tr>
      <w:tr w:rsidR="009F15F3" w14:paraId="563B95A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044274B1" w14:textId="77777777" w:rsidR="009F15F3" w:rsidRDefault="00E73214">
            <w:pPr>
              <w:jc w:val="center"/>
            </w:pPr>
            <w:r>
              <w:rPr>
                <w:b/>
                <w:bCs/>
                <w:color w:val="064E3B"/>
                <w:sz w:val="13"/>
                <w:szCs w:val="13"/>
              </w:rPr>
              <w:t>GM-I5-04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4835C0F" w14:textId="77777777" w:rsidR="009F15F3" w:rsidRDefault="00E73214">
            <w:r>
              <w:rPr>
                <w:b/>
                <w:bCs/>
                <w:color w:val="1E3A5F"/>
                <w:sz w:val="16"/>
                <w:szCs w:val="16"/>
              </w:rPr>
              <w:t>Book and Chai on Morning Desk</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E6F4FF1" w14:textId="77777777" w:rsidR="009F15F3" w:rsidRDefault="00E73214">
            <w:r>
              <w:rPr>
                <w:color w:val="374151"/>
                <w:sz w:val="15"/>
                <w:szCs w:val="15"/>
              </w:rPr>
              <w:t>Open book, steaming chai, early light. Intellectual, cosy, aspirational.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4F5A95A2"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12B53D2" w14:textId="77777777" w:rsidR="009F15F3" w:rsidRDefault="00E73214">
            <w:r>
              <w:rPr>
                <w:color w:val="92400E"/>
                <w:sz w:val="13"/>
                <w:szCs w:val="13"/>
              </w:rPr>
              <w:t>Photo / flat illus</w:t>
            </w:r>
          </w:p>
        </w:tc>
      </w:tr>
      <w:tr w:rsidR="009F15F3" w14:paraId="5213A751"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46E9E763" w14:textId="77777777" w:rsidR="009F15F3" w:rsidRDefault="00E73214">
            <w:pPr>
              <w:jc w:val="center"/>
            </w:pPr>
            <w:r>
              <w:rPr>
                <w:b/>
                <w:bCs/>
                <w:color w:val="064E3B"/>
                <w:sz w:val="13"/>
                <w:szCs w:val="13"/>
              </w:rPr>
              <w:t>GM-I5-05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65E9D21" w14:textId="77777777" w:rsidR="009F15F3" w:rsidRDefault="00E73214">
            <w:r>
              <w:rPr>
                <w:b/>
                <w:bCs/>
                <w:color w:val="1E3A5F"/>
                <w:sz w:val="16"/>
                <w:szCs w:val="16"/>
              </w:rPr>
              <w:t>Morning Walk on Tree-Lined Path</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6BEBE80" w14:textId="77777777" w:rsidR="009F15F3" w:rsidRDefault="00E73214">
            <w:r>
              <w:rPr>
                <w:color w:val="374151"/>
                <w:sz w:val="15"/>
                <w:szCs w:val="15"/>
              </w:rPr>
              <w:t>Silhouette or person walking on park path in early morning light.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E9F013B" w14:textId="77777777" w:rsidR="009F15F3" w:rsidRDefault="00E73214">
            <w:r>
              <w:rPr>
                <w:color w:val="1E40AF"/>
                <w:sz w:val="14"/>
                <w:szCs w:val="14"/>
              </w:rPr>
              <w:t>B1, A2,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4FEE7E9" w14:textId="77777777" w:rsidR="009F15F3" w:rsidRDefault="00E73214">
            <w:r>
              <w:rPr>
                <w:color w:val="92400E"/>
                <w:sz w:val="13"/>
                <w:szCs w:val="13"/>
              </w:rPr>
              <w:t>Photo / flat illus</w:t>
            </w:r>
          </w:p>
        </w:tc>
      </w:tr>
      <w:tr w:rsidR="009F15F3" w14:paraId="41EA1A85"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5706A7D0" w14:textId="77777777" w:rsidR="009F15F3" w:rsidRDefault="00E73214">
            <w:pPr>
              <w:jc w:val="center"/>
            </w:pPr>
            <w:r>
              <w:rPr>
                <w:b/>
                <w:bCs/>
                <w:color w:val="064E3B"/>
                <w:sz w:val="13"/>
                <w:szCs w:val="13"/>
              </w:rPr>
              <w:t>GM-I5-06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60CB27" w14:textId="77777777" w:rsidR="009F15F3" w:rsidRDefault="00E73214">
            <w:r>
              <w:rPr>
                <w:b/>
                <w:bCs/>
                <w:color w:val="1E3A5F"/>
                <w:sz w:val="16"/>
                <w:szCs w:val="16"/>
              </w:rPr>
              <w:t>Watering Plants on Balcony</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D5E62EB" w14:textId="77777777" w:rsidR="009F15F3" w:rsidRDefault="00E73214">
            <w:r>
              <w:rPr>
                <w:color w:val="374151"/>
                <w:sz w:val="15"/>
                <w:szCs w:val="15"/>
              </w:rPr>
              <w:t>Morning routine -- watering indoor or balcony plants, soft sunlight behind.</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0905C3B7" w14:textId="77777777" w:rsidR="009F15F3" w:rsidRDefault="00E73214">
            <w:r>
              <w:rPr>
                <w:color w:val="1E40AF"/>
                <w:sz w:val="14"/>
                <w:szCs w:val="14"/>
              </w:rPr>
              <w:t>A2, 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D31FE00" w14:textId="77777777" w:rsidR="009F15F3" w:rsidRDefault="00E73214">
            <w:r>
              <w:rPr>
                <w:color w:val="92400E"/>
                <w:sz w:val="13"/>
                <w:szCs w:val="13"/>
              </w:rPr>
              <w:t>Photo / flat illus</w:t>
            </w:r>
          </w:p>
        </w:tc>
      </w:tr>
      <w:tr w:rsidR="009F15F3" w14:paraId="1180894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4D0835F5" w14:textId="77777777" w:rsidR="009F15F3" w:rsidRDefault="00E73214">
            <w:pPr>
              <w:jc w:val="center"/>
            </w:pPr>
            <w:r>
              <w:rPr>
                <w:b/>
                <w:bCs/>
                <w:color w:val="064E3B"/>
                <w:sz w:val="13"/>
                <w:szCs w:val="13"/>
              </w:rPr>
              <w:t>GM-I5-07</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F0AE972" w14:textId="77777777" w:rsidR="009F15F3" w:rsidRDefault="00E73214">
            <w:r>
              <w:rPr>
                <w:b/>
                <w:bCs/>
                <w:color w:val="1E3A5F"/>
                <w:sz w:val="16"/>
                <w:szCs w:val="16"/>
              </w:rPr>
              <w:t>Family at Morning Breakfast</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0AA9466" w14:textId="77777777" w:rsidR="009F15F3" w:rsidRDefault="00E73214">
            <w:r>
              <w:rPr>
                <w:color w:val="374151"/>
                <w:sz w:val="15"/>
                <w:szCs w:val="15"/>
              </w:rPr>
              <w:t>Warm group scene sharing morning meal. Relatable, festive, high share-rate.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5B0C1306" w14:textId="77777777" w:rsidR="009F15F3" w:rsidRDefault="00E73214">
            <w:r>
              <w:rPr>
                <w:color w:val="1E40AF"/>
                <w:sz w:val="14"/>
                <w:szCs w:val="14"/>
              </w:rPr>
              <w:t>B1, E1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942C4B0" w14:textId="77777777" w:rsidR="009F15F3" w:rsidRDefault="00E73214">
            <w:r>
              <w:rPr>
                <w:color w:val="92400E"/>
                <w:sz w:val="13"/>
                <w:szCs w:val="13"/>
              </w:rPr>
              <w:t>Photo</w:t>
            </w:r>
          </w:p>
        </w:tc>
      </w:tr>
      <w:tr w:rsidR="009F15F3" w14:paraId="49B1E95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D1FAE5"/>
            <w:tcMar>
              <w:top w:w="80" w:type="dxa"/>
              <w:left w:w="80" w:type="dxa"/>
              <w:bottom w:w="80" w:type="dxa"/>
              <w:right w:w="80" w:type="dxa"/>
            </w:tcMar>
          </w:tcPr>
          <w:p w14:paraId="0B1F2D81" w14:textId="77777777" w:rsidR="009F15F3" w:rsidRDefault="00E73214">
            <w:pPr>
              <w:jc w:val="center"/>
            </w:pPr>
            <w:r>
              <w:rPr>
                <w:b/>
                <w:bCs/>
                <w:color w:val="064E3B"/>
                <w:sz w:val="13"/>
                <w:szCs w:val="13"/>
              </w:rPr>
              <w:t>GM-I5-08</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462176FE" w14:textId="77777777" w:rsidR="009F15F3" w:rsidRDefault="00E73214">
            <w:r>
              <w:rPr>
                <w:b/>
                <w:bCs/>
                <w:color w:val="1E3A5F"/>
                <w:sz w:val="16"/>
                <w:szCs w:val="16"/>
              </w:rPr>
              <w:t>Farmer in Field at Sunrise</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CDED2E8" w14:textId="77777777" w:rsidR="009F15F3" w:rsidRDefault="00E73214">
            <w:r>
              <w:rPr>
                <w:color w:val="374151"/>
                <w:sz w:val="15"/>
                <w:szCs w:val="15"/>
              </w:rPr>
              <w:t>Silhouette of farmer with tools in golden sunrise field. Bharat-rooted, grounding.</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B4DBF95" w14:textId="77777777" w:rsidR="009F15F3" w:rsidRDefault="00E73214">
            <w:r>
              <w:rPr>
                <w:color w:val="1E40AF"/>
                <w:sz w:val="14"/>
                <w:szCs w:val="14"/>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0BBA4E6" w14:textId="77777777" w:rsidR="009F15F3" w:rsidRDefault="00E73214">
            <w:r>
              <w:rPr>
                <w:color w:val="92400E"/>
                <w:sz w:val="13"/>
                <w:szCs w:val="13"/>
              </w:rPr>
              <w:t>Photo / flat illus / silhouette</w:t>
            </w:r>
          </w:p>
        </w:tc>
      </w:tr>
      <w:tr w:rsidR="009F15F3" w14:paraId="7CCC2660"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E0F2FE"/>
            <w:tcMar>
              <w:top w:w="80" w:type="dxa"/>
              <w:left w:w="120" w:type="dxa"/>
              <w:bottom w:w="80" w:type="dxa"/>
              <w:right w:w="120" w:type="dxa"/>
            </w:tcMar>
          </w:tcPr>
          <w:p w14:paraId="49527E82" w14:textId="77777777" w:rsidR="009F15F3" w:rsidRDefault="00E73214">
            <w:r>
              <w:rPr>
                <w:b/>
                <w:bCs/>
                <w:color w:val="075985"/>
                <w:sz w:val="17"/>
                <w:szCs w:val="17"/>
              </w:rPr>
              <w:t>GM-I6  BIRDS &amp; WILDLIFE</w:t>
            </w:r>
            <w:r>
              <w:rPr>
                <w:color w:val="075985"/>
                <w:sz w:val="15"/>
                <w:szCs w:val="15"/>
              </w:rPr>
              <w:t xml:space="preserve">  (6 items)</w:t>
            </w:r>
          </w:p>
        </w:tc>
      </w:tr>
      <w:tr w:rsidR="009F15F3" w14:paraId="6D72AB98"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3EE93952" w14:textId="77777777" w:rsidR="009F15F3" w:rsidRDefault="00E73214">
            <w:pPr>
              <w:jc w:val="center"/>
            </w:pPr>
            <w:r>
              <w:rPr>
                <w:b/>
                <w:bCs/>
                <w:color w:val="075985"/>
                <w:sz w:val="13"/>
                <w:szCs w:val="13"/>
              </w:rPr>
              <w:lastRenderedPageBreak/>
              <w:t>GM-I6-01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448CFCA" w14:textId="77777777" w:rsidR="009F15F3" w:rsidRDefault="00E73214">
            <w:r>
              <w:rPr>
                <w:b/>
                <w:bCs/>
                <w:color w:val="1E3A5F"/>
                <w:sz w:val="16"/>
                <w:szCs w:val="16"/>
              </w:rPr>
              <w:t>Bird Flock at Sunrise (V-Formation)</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858396C" w14:textId="77777777" w:rsidR="009F15F3" w:rsidRDefault="00E73214">
            <w:r>
              <w:rPr>
                <w:color w:val="374151"/>
                <w:sz w:val="15"/>
                <w:szCs w:val="15"/>
              </w:rPr>
              <w:t>Birds flying in morning sky. Freedom, new beginnings. Universal Good Morning trope.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7B9FB12F" w14:textId="77777777" w:rsidR="009F15F3" w:rsidRDefault="00E73214">
            <w:r>
              <w:rPr>
                <w:color w:val="1E40AF"/>
                <w:sz w:val="14"/>
                <w:szCs w:val="14"/>
              </w:rPr>
              <w:t>B1, A2,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385D46D2" w14:textId="77777777" w:rsidR="009F15F3" w:rsidRDefault="00E73214">
            <w:r>
              <w:rPr>
                <w:color w:val="92400E"/>
                <w:sz w:val="13"/>
                <w:szCs w:val="13"/>
              </w:rPr>
              <w:t>Photo / flat illus / silhouette</w:t>
            </w:r>
          </w:p>
        </w:tc>
      </w:tr>
      <w:tr w:rsidR="009F15F3" w14:paraId="7914D10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632DE718" w14:textId="77777777" w:rsidR="009F15F3" w:rsidRDefault="00E73214">
            <w:pPr>
              <w:jc w:val="center"/>
            </w:pPr>
            <w:r>
              <w:rPr>
                <w:b/>
                <w:bCs/>
                <w:color w:val="075985"/>
                <w:sz w:val="13"/>
                <w:szCs w:val="13"/>
              </w:rPr>
              <w:t>GM-I6-02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3076DBD" w14:textId="77777777" w:rsidR="009F15F3" w:rsidRDefault="00E73214">
            <w:r>
              <w:rPr>
                <w:b/>
                <w:bCs/>
                <w:color w:val="1E3A5F"/>
                <w:sz w:val="16"/>
                <w:szCs w:val="16"/>
              </w:rPr>
              <w:t>Sparrow on Flowering Branch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7F09ECAF" w14:textId="77777777" w:rsidR="009F15F3" w:rsidRDefault="00E73214">
            <w:r>
              <w:rPr>
                <w:color w:val="374151"/>
                <w:sz w:val="15"/>
                <w:szCs w:val="15"/>
              </w:rPr>
              <w:t>Small sparrow perched on blossom branch in morning light. Delicate, intimate, gentle.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AC9ED89" w14:textId="77777777" w:rsidR="009F15F3" w:rsidRDefault="00E73214">
            <w:r>
              <w:rPr>
                <w:color w:val="1E40AF"/>
                <w:sz w:val="14"/>
                <w:szCs w:val="14"/>
              </w:rPr>
              <w:t>A2, A1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FAA7343" w14:textId="77777777" w:rsidR="009F15F3" w:rsidRDefault="00E73214">
            <w:r>
              <w:rPr>
                <w:color w:val="92400E"/>
                <w:sz w:val="13"/>
                <w:szCs w:val="13"/>
              </w:rPr>
              <w:t>Watercolor / flat illus</w:t>
            </w:r>
          </w:p>
        </w:tc>
      </w:tr>
      <w:tr w:rsidR="009F15F3" w14:paraId="3363051C"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2EA37413" w14:textId="77777777" w:rsidR="009F15F3" w:rsidRDefault="00E73214">
            <w:pPr>
              <w:jc w:val="center"/>
            </w:pPr>
            <w:r>
              <w:rPr>
                <w:b/>
                <w:bCs/>
                <w:color w:val="075985"/>
                <w:sz w:val="13"/>
                <w:szCs w:val="13"/>
              </w:rPr>
              <w:t>GM-I6-03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FA8CCDA" w14:textId="77777777" w:rsidR="009F15F3" w:rsidRDefault="00E73214">
            <w:r>
              <w:rPr>
                <w:b/>
                <w:bCs/>
                <w:color w:val="1E3A5F"/>
                <w:sz w:val="16"/>
                <w:szCs w:val="16"/>
              </w:rPr>
              <w:t>Peacock with Fanned Tail</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9C799C5" w14:textId="77777777" w:rsidR="009F15F3" w:rsidRDefault="00E73214">
            <w:r>
              <w:rPr>
                <w:color w:val="374151"/>
                <w:sz w:val="15"/>
                <w:szCs w:val="15"/>
              </w:rPr>
              <w:t>Peacock displaying in golden morning light. Majestic, Indian identity, celebratory.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962D47D" w14:textId="77777777" w:rsidR="009F15F3" w:rsidRDefault="00E73214">
            <w:r>
              <w:rPr>
                <w:color w:val="1E40AF"/>
                <w:sz w:val="14"/>
                <w:szCs w:val="14"/>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F7E828B" w14:textId="77777777" w:rsidR="009F15F3" w:rsidRDefault="00E73214">
            <w:r>
              <w:rPr>
                <w:color w:val="92400E"/>
                <w:sz w:val="13"/>
                <w:szCs w:val="13"/>
              </w:rPr>
              <w:t>Flat illus / photo / watercolor</w:t>
            </w:r>
          </w:p>
        </w:tc>
      </w:tr>
      <w:tr w:rsidR="009F15F3" w14:paraId="317616DD"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78C7CB53" w14:textId="77777777" w:rsidR="009F15F3" w:rsidRDefault="00E73214">
            <w:pPr>
              <w:jc w:val="center"/>
            </w:pPr>
            <w:r>
              <w:rPr>
                <w:b/>
                <w:bCs/>
                <w:color w:val="075985"/>
                <w:sz w:val="13"/>
                <w:szCs w:val="13"/>
              </w:rPr>
              <w:t>GM-I6-04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23D02C49" w14:textId="77777777" w:rsidR="009F15F3" w:rsidRDefault="00E73214">
            <w:r>
              <w:rPr>
                <w:b/>
                <w:bCs/>
                <w:color w:val="1E3A5F"/>
                <w:sz w:val="16"/>
                <w:szCs w:val="16"/>
              </w:rPr>
              <w:t>Parrot on Mango Branch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43FAD09" w14:textId="77777777" w:rsidR="009F15F3" w:rsidRDefault="00E73214">
            <w:r>
              <w:rPr>
                <w:color w:val="374151"/>
                <w:sz w:val="15"/>
                <w:szCs w:val="15"/>
              </w:rPr>
              <w:t>Green parrot on leafy branch. Bright colour, tropical, cheerful energy.</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19DDF4CF" w14:textId="77777777" w:rsidR="009F15F3" w:rsidRDefault="00E73214">
            <w:r>
              <w:rPr>
                <w:color w:val="1E40AF"/>
                <w:sz w:val="14"/>
                <w:szCs w:val="14"/>
              </w:rPr>
              <w:t>A2, A1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73056810" w14:textId="77777777" w:rsidR="009F15F3" w:rsidRDefault="00E73214">
            <w:r>
              <w:rPr>
                <w:color w:val="92400E"/>
                <w:sz w:val="13"/>
                <w:szCs w:val="13"/>
              </w:rPr>
              <w:t>Flat illus / watercolor</w:t>
            </w:r>
          </w:p>
        </w:tc>
      </w:tr>
      <w:tr w:rsidR="009F15F3" w14:paraId="0DC8D6EA"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1A57E917" w14:textId="77777777" w:rsidR="009F15F3" w:rsidRDefault="00E73214">
            <w:pPr>
              <w:jc w:val="center"/>
            </w:pPr>
            <w:r>
              <w:rPr>
                <w:b/>
                <w:bCs/>
                <w:color w:val="075985"/>
                <w:sz w:val="13"/>
                <w:szCs w:val="13"/>
              </w:rPr>
              <w:t>GM-I6-05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3995D1CD" w14:textId="77777777" w:rsidR="009F15F3" w:rsidRDefault="00E73214">
            <w:r>
              <w:rPr>
                <w:b/>
                <w:bCs/>
                <w:color w:val="1E3A5F"/>
                <w:sz w:val="16"/>
                <w:szCs w:val="16"/>
              </w:rPr>
              <w:t>Sarus Crane in Misty Field</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39E7306" w14:textId="77777777" w:rsidR="009F15F3" w:rsidRDefault="00E73214">
            <w:r>
              <w:rPr>
                <w:color w:val="374151"/>
                <w:sz w:val="15"/>
                <w:szCs w:val="15"/>
              </w:rPr>
              <w:t>Elegant crane standing in foggy morning field. Peaceful, serene, poetic quality.</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0AF86F2" w14:textId="77777777" w:rsidR="009F15F3" w:rsidRDefault="00E73214">
            <w:r>
              <w:rPr>
                <w:color w:val="1E40AF"/>
                <w:sz w:val="14"/>
                <w:szCs w:val="14"/>
              </w:rPr>
              <w:t>B1,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8D8BC9E" w14:textId="77777777" w:rsidR="009F15F3" w:rsidRDefault="00E73214">
            <w:r>
              <w:rPr>
                <w:color w:val="92400E"/>
                <w:sz w:val="13"/>
                <w:szCs w:val="13"/>
              </w:rPr>
              <w:t>Photo / watercolor</w:t>
            </w:r>
          </w:p>
        </w:tc>
      </w:tr>
      <w:tr w:rsidR="009F15F3" w14:paraId="19BB00C6"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E0F2FE"/>
            <w:tcMar>
              <w:top w:w="80" w:type="dxa"/>
              <w:left w:w="80" w:type="dxa"/>
              <w:bottom w:w="80" w:type="dxa"/>
              <w:right w:w="80" w:type="dxa"/>
            </w:tcMar>
          </w:tcPr>
          <w:p w14:paraId="6CE9767E" w14:textId="77777777" w:rsidR="009F15F3" w:rsidRDefault="00E73214">
            <w:pPr>
              <w:jc w:val="center"/>
            </w:pPr>
            <w:r>
              <w:rPr>
                <w:b/>
                <w:bCs/>
                <w:color w:val="075985"/>
                <w:sz w:val="13"/>
                <w:szCs w:val="13"/>
              </w:rPr>
              <w:t>GM-I6-06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5373B569" w14:textId="77777777" w:rsidR="009F15F3" w:rsidRDefault="00E73214">
            <w:r>
              <w:rPr>
                <w:b/>
                <w:bCs/>
                <w:color w:val="1E3A5F"/>
                <w:sz w:val="16"/>
                <w:szCs w:val="16"/>
              </w:rPr>
              <w:t>Butterflies on Flowers at Dawn</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9035DBB" w14:textId="77777777" w:rsidR="009F15F3" w:rsidRDefault="00E73214">
            <w:r>
              <w:rPr>
                <w:color w:val="374151"/>
                <w:sz w:val="15"/>
                <w:szCs w:val="15"/>
              </w:rPr>
              <w:t>Two or three butterflies on morning flowers. Light, hopeful, soft feel.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312F8795" w14:textId="77777777" w:rsidR="009F15F3" w:rsidRDefault="00E73214">
            <w:r>
              <w:rPr>
                <w:color w:val="1E40AF"/>
                <w:sz w:val="14"/>
                <w:szCs w:val="14"/>
              </w:rPr>
              <w:t>A2, C1,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7711EE6" w14:textId="77777777" w:rsidR="009F15F3" w:rsidRDefault="00E73214">
            <w:r>
              <w:rPr>
                <w:color w:val="92400E"/>
                <w:sz w:val="13"/>
                <w:szCs w:val="13"/>
              </w:rPr>
              <w:t>Flat illus / watercolor / photo</w:t>
            </w:r>
          </w:p>
        </w:tc>
      </w:tr>
      <w:tr w:rsidR="009F15F3" w14:paraId="089011E3" w14:textId="77777777">
        <w:tc>
          <w:tcPr>
            <w:tcW w:w="9360" w:type="dxa"/>
            <w:gridSpan w:val="5"/>
            <w:tcBorders>
              <w:top w:val="single" w:sz="1" w:space="0" w:color="CBD5E1"/>
              <w:left w:val="single" w:sz="1" w:space="0" w:color="CBD5E1"/>
              <w:bottom w:val="single" w:sz="1" w:space="0" w:color="CBD5E1"/>
              <w:right w:val="single" w:sz="1" w:space="0" w:color="CBD5E1"/>
            </w:tcBorders>
            <w:shd w:val="clear" w:color="auto" w:fill="F3E8FF"/>
            <w:tcMar>
              <w:top w:w="80" w:type="dxa"/>
              <w:left w:w="120" w:type="dxa"/>
              <w:bottom w:w="80" w:type="dxa"/>
              <w:right w:w="120" w:type="dxa"/>
            </w:tcMar>
          </w:tcPr>
          <w:p w14:paraId="36196DA5" w14:textId="77777777" w:rsidR="009F15F3" w:rsidRDefault="00E73214">
            <w:r>
              <w:rPr>
                <w:b/>
                <w:bCs/>
                <w:color w:val="6D28D9"/>
                <w:sz w:val="17"/>
                <w:szCs w:val="17"/>
              </w:rPr>
              <w:t>GM-I7  FOOD &amp; MORNING RITUAL</w:t>
            </w:r>
            <w:r>
              <w:rPr>
                <w:color w:val="6D28D9"/>
                <w:sz w:val="15"/>
                <w:szCs w:val="15"/>
              </w:rPr>
              <w:t xml:space="preserve">  (6 items)</w:t>
            </w:r>
          </w:p>
        </w:tc>
      </w:tr>
      <w:tr w:rsidR="009F15F3" w14:paraId="30187054"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1A0AD4C2" w14:textId="77777777" w:rsidR="009F15F3" w:rsidRDefault="00E73214">
            <w:pPr>
              <w:jc w:val="center"/>
            </w:pPr>
            <w:r>
              <w:rPr>
                <w:b/>
                <w:bCs/>
                <w:color w:val="6D28D9"/>
                <w:sz w:val="13"/>
                <w:szCs w:val="13"/>
              </w:rPr>
              <w:t>GM-I7-01</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2C90DF29" w14:textId="77777777" w:rsidR="009F15F3" w:rsidRDefault="00E73214">
            <w:r>
              <w:rPr>
                <w:b/>
                <w:bCs/>
                <w:color w:val="1E3A5F"/>
                <w:sz w:val="16"/>
                <w:szCs w:val="16"/>
              </w:rPr>
              <w:t>Idli-Sambar Plate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4CCDE2B6" w14:textId="77777777" w:rsidR="009F15F3" w:rsidRDefault="00E73214">
            <w:r>
              <w:rPr>
                <w:color w:val="374151"/>
                <w:sz w:val="15"/>
                <w:szCs w:val="15"/>
              </w:rPr>
              <w:t>Classic South Indian breakfast -- idli, sambar, coconut chutney. Regional identity, home warmth.</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17F5083"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5C4076BF" w14:textId="77777777" w:rsidR="009F15F3" w:rsidRDefault="00E73214">
            <w:r>
              <w:rPr>
                <w:color w:val="92400E"/>
                <w:sz w:val="13"/>
                <w:szCs w:val="13"/>
              </w:rPr>
              <w:t>Photo / flat illus</w:t>
            </w:r>
          </w:p>
        </w:tc>
      </w:tr>
      <w:tr w:rsidR="009F15F3" w14:paraId="3E5C20A7"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349A126B" w14:textId="77777777" w:rsidR="009F15F3" w:rsidRDefault="00E73214">
            <w:pPr>
              <w:jc w:val="center"/>
            </w:pPr>
            <w:r>
              <w:rPr>
                <w:b/>
                <w:bCs/>
                <w:color w:val="6D28D9"/>
                <w:sz w:val="13"/>
                <w:szCs w:val="13"/>
              </w:rPr>
              <w:t>GM-I7-02</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15C16CCA" w14:textId="77777777" w:rsidR="009F15F3" w:rsidRDefault="00E73214">
            <w:r>
              <w:rPr>
                <w:b/>
                <w:bCs/>
                <w:color w:val="1E3A5F"/>
                <w:sz w:val="16"/>
                <w:szCs w:val="16"/>
              </w:rPr>
              <w:t>Poha Bowl with Garnish</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87733A9" w14:textId="77777777" w:rsidR="009F15F3" w:rsidRDefault="00E73214">
            <w:r>
              <w:rPr>
                <w:color w:val="374151"/>
                <w:sz w:val="15"/>
                <w:szCs w:val="15"/>
              </w:rPr>
              <w:t>Light yellow poha with coriander, lemon, pomegranate. Everyday Bharat breakfast.</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5005AFAA"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530DB5D" w14:textId="77777777" w:rsidR="009F15F3" w:rsidRDefault="00E73214">
            <w:r>
              <w:rPr>
                <w:color w:val="92400E"/>
                <w:sz w:val="13"/>
                <w:szCs w:val="13"/>
              </w:rPr>
              <w:t>Photo / flat illus</w:t>
            </w:r>
          </w:p>
        </w:tc>
      </w:tr>
      <w:tr w:rsidR="009F15F3" w14:paraId="1EB36662"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6F5D8467" w14:textId="77777777" w:rsidR="009F15F3" w:rsidRDefault="00E73214">
            <w:pPr>
              <w:jc w:val="center"/>
            </w:pPr>
            <w:r>
              <w:rPr>
                <w:b/>
                <w:bCs/>
                <w:color w:val="6D28D9"/>
                <w:sz w:val="13"/>
                <w:szCs w:val="13"/>
              </w:rPr>
              <w:t>GM-I7-03</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1AD462C" w14:textId="77777777" w:rsidR="009F15F3" w:rsidRDefault="00E73214">
            <w:r>
              <w:rPr>
                <w:b/>
                <w:bCs/>
                <w:color w:val="1E3A5F"/>
                <w:sz w:val="16"/>
                <w:szCs w:val="16"/>
              </w:rPr>
              <w:t>Butter Paratha on Rustic Plate</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F69EF43" w14:textId="77777777" w:rsidR="009F15F3" w:rsidRDefault="00E73214">
            <w:r>
              <w:rPr>
                <w:color w:val="374151"/>
                <w:sz w:val="15"/>
                <w:szCs w:val="15"/>
              </w:rPr>
              <w:t>Hot paratha with melting butter. Comfort, home, warmth. High relate-factor.</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3E0C98C2"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044D25E5" w14:textId="77777777" w:rsidR="009F15F3" w:rsidRDefault="00E73214">
            <w:r>
              <w:rPr>
                <w:color w:val="92400E"/>
                <w:sz w:val="13"/>
                <w:szCs w:val="13"/>
              </w:rPr>
              <w:t>Photo</w:t>
            </w:r>
          </w:p>
        </w:tc>
      </w:tr>
      <w:tr w:rsidR="009F15F3" w14:paraId="4C426D70"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636B8D2C" w14:textId="77777777" w:rsidR="009F15F3" w:rsidRDefault="00E73214">
            <w:pPr>
              <w:jc w:val="center"/>
            </w:pPr>
            <w:r>
              <w:rPr>
                <w:b/>
                <w:bCs/>
                <w:color w:val="6D28D9"/>
                <w:sz w:val="13"/>
                <w:szCs w:val="13"/>
              </w:rPr>
              <w:t>GM-I7-04</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013CD71" w14:textId="77777777" w:rsidR="009F15F3" w:rsidRDefault="00E73214">
            <w:r>
              <w:rPr>
                <w:b/>
                <w:bCs/>
                <w:color w:val="1E3A5F"/>
                <w:sz w:val="16"/>
                <w:szCs w:val="16"/>
              </w:rPr>
              <w:t>Seasonal Fruit Bowl</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BD3694" w14:textId="77777777" w:rsidR="009F15F3" w:rsidRDefault="00E73214">
            <w:r>
              <w:rPr>
                <w:color w:val="374151"/>
                <w:sz w:val="15"/>
                <w:szCs w:val="15"/>
              </w:rPr>
              <w:t>Mixed fruits -- mango, banana, pomegranate, orange. Freshness and health angle.</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2FE38D08" w14:textId="77777777" w:rsidR="009F15F3" w:rsidRDefault="00E73214">
            <w:r>
              <w:rPr>
                <w:color w:val="1E40AF"/>
                <w:sz w:val="14"/>
                <w:szCs w:val="14"/>
              </w:rPr>
              <w:t>A2, B1, C1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7A62767" w14:textId="77777777" w:rsidR="009F15F3" w:rsidRDefault="00E73214">
            <w:r>
              <w:rPr>
                <w:color w:val="92400E"/>
                <w:sz w:val="13"/>
                <w:szCs w:val="13"/>
              </w:rPr>
              <w:t>Flat illus / photo</w:t>
            </w:r>
          </w:p>
        </w:tc>
      </w:tr>
      <w:tr w:rsidR="009F15F3" w14:paraId="5AAFB4A2"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2B6D456B" w14:textId="77777777" w:rsidR="009F15F3" w:rsidRDefault="00E73214">
            <w:pPr>
              <w:jc w:val="center"/>
            </w:pPr>
            <w:r>
              <w:rPr>
                <w:b/>
                <w:bCs/>
                <w:color w:val="6D28D9"/>
                <w:sz w:val="13"/>
                <w:szCs w:val="13"/>
              </w:rPr>
              <w:t>GM-I7-05</w:t>
            </w:r>
          </w:p>
        </w:tc>
        <w:tc>
          <w:tcPr>
            <w:tcW w:w="1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1A0CEAA5" w14:textId="77777777" w:rsidR="009F15F3" w:rsidRDefault="00E73214">
            <w:r>
              <w:rPr>
                <w:b/>
                <w:bCs/>
                <w:color w:val="1E3A5F"/>
                <w:sz w:val="16"/>
                <w:szCs w:val="16"/>
              </w:rPr>
              <w:t>Newspaper with Chai</w:t>
            </w:r>
          </w:p>
        </w:tc>
        <w:tc>
          <w:tcPr>
            <w:tcW w:w="38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00" w:type="dxa"/>
              <w:bottom w:w="80" w:type="dxa"/>
              <w:right w:w="100" w:type="dxa"/>
            </w:tcMar>
          </w:tcPr>
          <w:p w14:paraId="7C928E6F" w14:textId="77777777" w:rsidR="009F15F3" w:rsidRDefault="00E73214">
            <w:r>
              <w:rPr>
                <w:color w:val="374151"/>
                <w:sz w:val="15"/>
                <w:szCs w:val="15"/>
              </w:rPr>
              <w:t>Folded newspaper + steaming chai cup. Classic Indian morning routine. Nostalgic.</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80" w:type="dxa"/>
              <w:bottom w:w="80" w:type="dxa"/>
              <w:right w:w="80" w:type="dxa"/>
            </w:tcMar>
          </w:tcPr>
          <w:p w14:paraId="1D6F3801" w14:textId="77777777" w:rsidR="009F15F3" w:rsidRDefault="00E73214">
            <w:r>
              <w:rPr>
                <w:color w:val="1E40AF"/>
                <w:sz w:val="14"/>
                <w:szCs w:val="14"/>
              </w:rPr>
              <w:t>A2, B1</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4EC4459F" w14:textId="77777777" w:rsidR="009F15F3" w:rsidRDefault="00E73214">
            <w:r>
              <w:rPr>
                <w:color w:val="92400E"/>
                <w:sz w:val="13"/>
                <w:szCs w:val="13"/>
              </w:rPr>
              <w:t>Photo / flat illus</w:t>
            </w:r>
          </w:p>
        </w:tc>
      </w:tr>
      <w:tr w:rsidR="009F15F3" w14:paraId="1E1407BF" w14:textId="77777777">
        <w:trPr>
          <w:trHeight w:val="520"/>
        </w:trPr>
        <w:tc>
          <w:tcPr>
            <w:tcW w:w="880" w:type="dxa"/>
            <w:tcBorders>
              <w:top w:val="single" w:sz="1" w:space="0" w:color="CBD5E1"/>
              <w:left w:val="single" w:sz="1" w:space="0" w:color="CBD5E1"/>
              <w:bottom w:val="single" w:sz="1" w:space="0" w:color="CBD5E1"/>
              <w:right w:val="single" w:sz="1" w:space="0" w:color="CBD5E1"/>
            </w:tcBorders>
            <w:shd w:val="clear" w:color="auto" w:fill="F3E8FF"/>
            <w:tcMar>
              <w:top w:w="80" w:type="dxa"/>
              <w:left w:w="80" w:type="dxa"/>
              <w:bottom w:w="80" w:type="dxa"/>
              <w:right w:w="80" w:type="dxa"/>
            </w:tcMar>
          </w:tcPr>
          <w:p w14:paraId="21B19CD2" w14:textId="77777777" w:rsidR="009F15F3" w:rsidRDefault="00E73214">
            <w:pPr>
              <w:jc w:val="center"/>
            </w:pPr>
            <w:r>
              <w:rPr>
                <w:b/>
                <w:bCs/>
                <w:color w:val="6D28D9"/>
                <w:sz w:val="13"/>
                <w:szCs w:val="13"/>
              </w:rPr>
              <w:t>GM-I7-06</w:t>
            </w:r>
          </w:p>
        </w:tc>
        <w:tc>
          <w:tcPr>
            <w:tcW w:w="176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35D9E255" w14:textId="77777777" w:rsidR="009F15F3" w:rsidRDefault="00E73214">
            <w:r>
              <w:rPr>
                <w:b/>
                <w:bCs/>
                <w:color w:val="1E3A5F"/>
                <w:sz w:val="16"/>
                <w:szCs w:val="16"/>
              </w:rPr>
              <w:t>Morning Puja Thali</w:t>
            </w:r>
          </w:p>
        </w:tc>
        <w:tc>
          <w:tcPr>
            <w:tcW w:w="38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00" w:type="dxa"/>
              <w:bottom w:w="80" w:type="dxa"/>
              <w:right w:w="100" w:type="dxa"/>
            </w:tcMar>
          </w:tcPr>
          <w:p w14:paraId="02CC99A5" w14:textId="77777777" w:rsidR="009F15F3" w:rsidRDefault="00E73214">
            <w:r>
              <w:rPr>
                <w:color w:val="374151"/>
                <w:sz w:val="15"/>
                <w:szCs w:val="15"/>
              </w:rPr>
              <w:t>Small plate with flowers, tilak powder, fruits for morning puja ritual. Devotional.</w:t>
            </w:r>
          </w:p>
        </w:tc>
        <w:tc>
          <w:tcPr>
            <w:tcW w:w="1440" w:type="dxa"/>
            <w:tcBorders>
              <w:top w:val="single" w:sz="1" w:space="0" w:color="CBD5E1"/>
              <w:left w:val="single" w:sz="1" w:space="0" w:color="CBD5E1"/>
              <w:bottom w:val="single" w:sz="1" w:space="0" w:color="CBD5E1"/>
              <w:right w:val="single" w:sz="1" w:space="0" w:color="CBD5E1"/>
            </w:tcBorders>
            <w:shd w:val="clear" w:color="auto" w:fill="F8FAFC"/>
            <w:tcMar>
              <w:top w:w="80" w:type="dxa"/>
              <w:left w:w="80" w:type="dxa"/>
              <w:bottom w:w="80" w:type="dxa"/>
              <w:right w:w="80" w:type="dxa"/>
            </w:tcMar>
          </w:tcPr>
          <w:p w14:paraId="7E2EFC58" w14:textId="77777777" w:rsidR="009F15F3" w:rsidRDefault="00E73214">
            <w:r>
              <w:rPr>
                <w:color w:val="1E40AF"/>
                <w:sz w:val="14"/>
                <w:szCs w:val="14"/>
              </w:rPr>
              <w:t>A1, A2</w:t>
            </w:r>
          </w:p>
        </w:tc>
        <w:tc>
          <w:tcPr>
            <w:tcW w:w="1440" w:type="dxa"/>
            <w:tcBorders>
              <w:top w:val="single" w:sz="1" w:space="0" w:color="CBD5E1"/>
              <w:left w:val="single" w:sz="1" w:space="0" w:color="CBD5E1"/>
              <w:bottom w:val="single" w:sz="1" w:space="0" w:color="CBD5E1"/>
              <w:right w:val="single" w:sz="1" w:space="0" w:color="CBD5E1"/>
            </w:tcBorders>
            <w:shd w:val="clear" w:color="auto" w:fill="FFFBEB"/>
            <w:tcMar>
              <w:top w:w="80" w:type="dxa"/>
              <w:left w:w="80" w:type="dxa"/>
              <w:bottom w:w="80" w:type="dxa"/>
              <w:right w:w="80" w:type="dxa"/>
            </w:tcMar>
          </w:tcPr>
          <w:p w14:paraId="6B93BF05" w14:textId="77777777" w:rsidR="009F15F3" w:rsidRDefault="00E73214">
            <w:r>
              <w:rPr>
                <w:color w:val="92400E"/>
                <w:sz w:val="13"/>
                <w:szCs w:val="13"/>
              </w:rPr>
              <w:t>Photo / flat illus</w:t>
            </w:r>
          </w:p>
        </w:tc>
      </w:tr>
    </w:tbl>
    <w:p w14:paraId="0179F7A4" w14:textId="77777777" w:rsidR="009F15F3" w:rsidRDefault="009F15F3">
      <w:pPr>
        <w:spacing w:after="80"/>
      </w:pPr>
    </w:p>
    <w:p w14:paraId="3F1E0C78" w14:textId="77777777" w:rsidR="009F15F3" w:rsidRDefault="00E73214">
      <w:pPr>
        <w:spacing w:before="300" w:after="120"/>
      </w:pPr>
      <w:r>
        <w:rPr>
          <w:b/>
          <w:bCs/>
          <w:color w:val="1E3A5F"/>
          <w:sz w:val="28"/>
          <w:szCs w:val="28"/>
        </w:rPr>
        <w:t>AI Prompt Generation</w:t>
      </w:r>
    </w:p>
    <w:p w14:paraId="7ED132C7" w14:textId="77777777" w:rsidR="009F15F3" w:rsidRDefault="00E73214">
      <w:pPr>
        <w:spacing w:after="120"/>
      </w:pPr>
      <w:r>
        <w:rPr>
          <w:color w:val="374151"/>
          <w:sz w:val="18"/>
          <w:szCs w:val="18"/>
        </w:rPr>
        <w:t>Once a user completes Steps 1-5, the system auto-generates an AI image prompt for Midjourney and Adobe Firefly. The formula below maps each step selection to a prompt variable. All sample prompts below use default Good Morning selections (GM-C1 palette + GM-I1 Chai Cup + L1 Text Top).</w:t>
      </w:r>
    </w:p>
    <w:p w14:paraId="3A960A22"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F15F3" w14:paraId="6D9E2AE1" w14:textId="77777777">
        <w:tc>
          <w:tcPr>
            <w:tcW w:w="9360" w:type="dxa"/>
            <w:tcBorders>
              <w:top w:val="none" w:sz="0" w:space="0" w:color="FFFFFF"/>
              <w:left w:val="none" w:sz="0" w:space="0" w:color="FFFFFF"/>
              <w:bottom w:val="none" w:sz="0" w:space="0" w:color="FFFFFF"/>
              <w:right w:val="none" w:sz="0" w:space="0" w:color="FFFFFF"/>
            </w:tcBorders>
            <w:shd w:val="clear" w:color="auto" w:fill="0F172A"/>
            <w:tcMar>
              <w:top w:w="200" w:type="dxa"/>
              <w:left w:w="280" w:type="dxa"/>
              <w:bottom w:w="200" w:type="dxa"/>
              <w:right w:w="280" w:type="dxa"/>
            </w:tcMar>
          </w:tcPr>
          <w:p w14:paraId="290F8E59" w14:textId="77777777" w:rsidR="009F15F3" w:rsidRDefault="00E73214">
            <w:pPr>
              <w:spacing w:after="80"/>
            </w:pPr>
            <w:r>
              <w:rPr>
                <w:b/>
                <w:bCs/>
                <w:color w:val="FCD34D"/>
                <w:sz w:val="18"/>
                <w:szCs w:val="18"/>
              </w:rPr>
              <w:t xml:space="preserve">Midjourney Formula: </w:t>
            </w:r>
            <w:r>
              <w:rPr>
                <w:rFonts w:ascii="Courier New" w:eastAsia="Courier New" w:hAnsi="Courier New" w:cs="Courier New"/>
                <w:color w:val="E2E8F0"/>
                <w:sz w:val="16"/>
                <w:szCs w:val="16"/>
              </w:rPr>
              <w:t>/imagine [VISUAL_SUBJECT] + [SETTING] + [COLOUR_TONE] + [STYLE] + [COMPOSITION] + --ar 9:16 [--style raw for photo]</w:t>
            </w:r>
          </w:p>
          <w:p w14:paraId="54D4B78F" w14:textId="77777777" w:rsidR="009F15F3" w:rsidRDefault="00E73214">
            <w:pPr>
              <w:spacing w:after="80"/>
            </w:pPr>
            <w:r>
              <w:rPr>
                <w:b/>
                <w:bCs/>
                <w:color w:val="FCD34D"/>
                <w:sz w:val="18"/>
                <w:szCs w:val="18"/>
              </w:rPr>
              <w:t xml:space="preserve">Adobe Firefly Formula: </w:t>
            </w:r>
            <w:r>
              <w:rPr>
                <w:rFonts w:ascii="Courier New" w:eastAsia="Courier New" w:hAnsi="Courier New" w:cs="Courier New"/>
                <w:color w:val="E2E8F0"/>
                <w:sz w:val="16"/>
                <w:szCs w:val="16"/>
              </w:rPr>
              <w:t>[VISUAL_SUBJECT] in [STYLE] style, [COLOUR_TONE], morning light, [COMPOSITION_NOTE], 9:16 portrait</w:t>
            </w:r>
          </w:p>
          <w:p w14:paraId="7F92D0DF" w14:textId="77777777" w:rsidR="009F15F3" w:rsidRDefault="00E73214">
            <w:pPr>
              <w:spacing w:before="160" w:after="80"/>
            </w:pPr>
            <w:r>
              <w:rPr>
                <w:b/>
                <w:bCs/>
                <w:color w:val="94A3B8"/>
                <w:sz w:val="17"/>
                <w:szCs w:val="17"/>
              </w:rPr>
              <w:t>Variable Reference:</w:t>
            </w:r>
          </w:p>
          <w:p w14:paraId="3E63F8BE" w14:textId="77777777" w:rsidR="009F15F3" w:rsidRDefault="00E73214">
            <w:pPr>
              <w:spacing w:after="60"/>
            </w:pPr>
            <w:r>
              <w:rPr>
                <w:rFonts w:ascii="Courier New" w:eastAsia="Courier New" w:hAnsi="Courier New" w:cs="Courier New"/>
                <w:b/>
                <w:bCs/>
                <w:color w:val="FCD34D"/>
                <w:sz w:val="15"/>
                <w:szCs w:val="15"/>
              </w:rPr>
              <w:t xml:space="preserve">VISUAL_SUBJECT: </w:t>
            </w:r>
            <w:r>
              <w:rPr>
                <w:color w:val="CBD5E1"/>
                <w:sz w:val="15"/>
                <w:szCs w:val="15"/>
              </w:rPr>
              <w:t>From Step 5 illustration/image selection (e.g. "steaming chai cup", "sunrise over hills")</w:t>
            </w:r>
          </w:p>
          <w:p w14:paraId="1C4A62EC" w14:textId="77777777" w:rsidR="009F15F3" w:rsidRDefault="00E73214">
            <w:pPr>
              <w:spacing w:after="60"/>
            </w:pPr>
            <w:r>
              <w:rPr>
                <w:rFonts w:ascii="Courier New" w:eastAsia="Courier New" w:hAnsi="Courier New" w:cs="Courier New"/>
                <w:b/>
                <w:bCs/>
                <w:color w:val="FCD34D"/>
                <w:sz w:val="15"/>
                <w:szCs w:val="15"/>
              </w:rPr>
              <w:t xml:space="preserve">SETTING: </w:t>
            </w:r>
            <w:r>
              <w:rPr>
                <w:color w:val="CBD5E1"/>
                <w:sz w:val="15"/>
                <w:szCs w:val="15"/>
              </w:rPr>
              <w:t>Always: "warm morning sunrise setting" / "golden hour" / "peaceful morning"</w:t>
            </w:r>
          </w:p>
          <w:p w14:paraId="6CC1BFAA" w14:textId="77777777" w:rsidR="009F15F3" w:rsidRDefault="00E73214">
            <w:pPr>
              <w:spacing w:after="60"/>
            </w:pPr>
            <w:r>
              <w:rPr>
                <w:rFonts w:ascii="Courier New" w:eastAsia="Courier New" w:hAnsi="Courier New" w:cs="Courier New"/>
                <w:b/>
                <w:bCs/>
                <w:color w:val="FCD34D"/>
                <w:sz w:val="15"/>
                <w:szCs w:val="15"/>
              </w:rPr>
              <w:t xml:space="preserve">COLOUR_TONE: </w:t>
            </w:r>
            <w:r>
              <w:rPr>
                <w:color w:val="CBD5E1"/>
                <w:sz w:val="15"/>
                <w:szCs w:val="15"/>
              </w:rPr>
              <w:t>From Step 3 palette in plain English (e.g. Sunrise Gold -&gt; "warm amber and golden tones")</w:t>
            </w:r>
          </w:p>
          <w:p w14:paraId="5FE2C4FB" w14:textId="77777777" w:rsidR="009F15F3" w:rsidRDefault="00E73214">
            <w:pPr>
              <w:spacing w:after="60"/>
            </w:pPr>
            <w:r>
              <w:rPr>
                <w:rFonts w:ascii="Courier New" w:eastAsia="Courier New" w:hAnsi="Courier New" w:cs="Courier New"/>
                <w:b/>
                <w:bCs/>
                <w:color w:val="FCD34D"/>
                <w:sz w:val="15"/>
                <w:szCs w:val="15"/>
              </w:rPr>
              <w:t xml:space="preserve">STYLE: </w:t>
            </w:r>
            <w:r>
              <w:rPr>
                <w:color w:val="CBD5E1"/>
                <w:sz w:val="15"/>
                <w:szCs w:val="15"/>
              </w:rPr>
              <w:t>From archetype: A1/A2 -&gt; "flat illustration" or "soft watercolor", B1 -&gt; "photorealistic", C1/C2 -&gt; "minimal background", E1 -&gt; "photorealistic digital art"</w:t>
            </w:r>
          </w:p>
          <w:p w14:paraId="19ABC480" w14:textId="77777777" w:rsidR="009F15F3" w:rsidRDefault="00E73214">
            <w:pPr>
              <w:spacing w:after="60"/>
            </w:pPr>
            <w:r>
              <w:rPr>
                <w:rFonts w:ascii="Courier New" w:eastAsia="Courier New" w:hAnsi="Courier New" w:cs="Courier New"/>
                <w:b/>
                <w:bCs/>
                <w:color w:val="FCD34D"/>
                <w:sz w:val="15"/>
                <w:szCs w:val="15"/>
              </w:rPr>
              <w:lastRenderedPageBreak/>
              <w:t xml:space="preserve">COMPOSITION: </w:t>
            </w:r>
            <w:r>
              <w:rPr>
                <w:color w:val="CBD5E1"/>
                <w:sz w:val="15"/>
                <w:szCs w:val="15"/>
              </w:rPr>
              <w:t>From Step 2 layout: L1 -&gt; "space for text at top", L2 -&gt; "centered text overlay space", L3 -&gt; "left side text space, right for visual", L4 -&gt; "right side text space, left for visual", L5 -&gt; "space for text at bottom"</w:t>
            </w:r>
          </w:p>
        </w:tc>
      </w:tr>
    </w:tbl>
    <w:p w14:paraId="67DFE568" w14:textId="77777777" w:rsidR="009F15F3" w:rsidRDefault="009F15F3">
      <w:pPr>
        <w:spacing w:after="80"/>
      </w:pPr>
    </w:p>
    <w:p w14:paraId="1370C7BC" w14:textId="6DA8714A" w:rsidR="009F15F3" w:rsidRDefault="00E73214">
      <w:pPr>
        <w:spacing w:before="200" w:after="80"/>
      </w:pPr>
      <w:r>
        <w:rPr>
          <w:b/>
          <w:bCs/>
          <w:color w:val="374151"/>
          <w:sz w:val="22"/>
          <w:szCs w:val="22"/>
        </w:rPr>
        <w:t xml:space="preserve">Per-Archetype Default Prompts </w:t>
      </w:r>
    </w:p>
    <w:p w14:paraId="68AB41EC" w14:textId="77777777" w:rsidR="009F15F3" w:rsidRDefault="00E73214">
      <w:pPr>
        <w:spacing w:after="120"/>
      </w:pPr>
      <w:r>
        <w:rPr>
          <w:color w:val="374151"/>
          <w:sz w:val="18"/>
          <w:szCs w:val="18"/>
        </w:rPr>
        <w:t>These are the auto-generated prompts using default selections for each archetype. Creators can override any variable through the customisation fields below.</w:t>
      </w:r>
    </w:p>
    <w:p w14:paraId="68AB4201" w14:textId="77777777" w:rsidR="009F15F3" w:rsidRDefault="00E73214">
      <w:pPr>
        <w:spacing w:after="120"/>
      </w:pPr>
      <w:r>
        <w:rPr>
          <w:b/>
          <w:bCs/>
          <w:color w:val="1E3A5F"/>
          <w:sz w:val="18"/>
          <w:szCs w:val="18"/>
        </w:rPr>
        <w:t xml:space="preserve">Prompt assembly -- every default prompt is built from 8 locked basis options.  </w:t>
      </w:r>
      <w:r>
        <w:rPr>
          <w:color w:val="374151"/>
          <w:sz w:val="18"/>
          <w:szCs w:val="18"/>
        </w:rPr>
        <w:t xml:space="preserve">Sharp prompts require sharp inputs. Each prompt in the table below concatenates the following selections in order so the generator cannot drift:  </w:t>
      </w:r>
    </w:p>
    <w:p w14:paraId="68AB4202" w14:textId="77777777" w:rsidR="009F15F3" w:rsidRDefault="00E73214">
      <w:pPr>
        <w:spacing w:after="40"/>
        <w:ind w:left="360"/>
      </w:pPr>
      <w:r>
        <w:rPr>
          <w:color w:val="374151"/>
          <w:sz w:val="18"/>
          <w:szCs w:val="18"/>
        </w:rPr>
        <w:t xml:space="preserve">(1) </w:t>
      </w:r>
      <w:r>
        <w:rPr>
          <w:b/>
          <w:bCs/>
          <w:color w:val="374151"/>
          <w:sz w:val="18"/>
          <w:szCs w:val="18"/>
        </w:rPr>
        <w:t xml:space="preserve">Track </w:t>
      </w:r>
      <w:r>
        <w:rPr>
          <w:color w:val="374151"/>
          <w:sz w:val="18"/>
          <w:szCs w:val="18"/>
        </w:rPr>
        <w:t xml:space="preserve">(A/B/C/D) -- sets style keywords + negatives; e.g., Track C injects "cinematic, shallow DOF, film grain, Kodak Portra 400, letterbox" and negatives "no cartoon, no flat illustration, no stickers".  </w:t>
      </w:r>
    </w:p>
    <w:p w14:paraId="68AB4203" w14:textId="77777777" w:rsidR="009F15F3" w:rsidRDefault="00E73214">
      <w:pPr>
        <w:spacing w:after="40"/>
        <w:ind w:left="360"/>
      </w:pPr>
      <w:r>
        <w:rPr>
          <w:color w:val="374151"/>
          <w:sz w:val="18"/>
          <w:szCs w:val="18"/>
        </w:rPr>
        <w:t xml:space="preserve">(2) </w:t>
      </w:r>
      <w:r>
        <w:rPr>
          <w:b/>
          <w:bCs/>
          <w:color w:val="374151"/>
          <w:sz w:val="18"/>
          <w:szCs w:val="18"/>
        </w:rPr>
        <w:t xml:space="preserve">Archetype </w:t>
      </w:r>
      <w:r>
        <w:rPr>
          <w:color w:val="374151"/>
          <w:sz w:val="18"/>
          <w:szCs w:val="18"/>
        </w:rPr>
        <w:t>(A1/A2/B1/B2/C1/C2/D1) -- sets composition type (frame, free illustration, full photo, photo w/ object, animated elements, diptych, abstract).</w:t>
      </w:r>
    </w:p>
    <w:p w14:paraId="68AB4204" w14:textId="77777777" w:rsidR="009F15F3" w:rsidRDefault="00E73214">
      <w:pPr>
        <w:spacing w:after="40"/>
        <w:ind w:left="360"/>
      </w:pPr>
      <w:r>
        <w:rPr>
          <w:color w:val="374151"/>
          <w:sz w:val="18"/>
          <w:szCs w:val="18"/>
        </w:rPr>
        <w:t xml:space="preserve">(3) </w:t>
      </w:r>
      <w:r>
        <w:rPr>
          <w:b/>
          <w:bCs/>
          <w:color w:val="374151"/>
          <w:sz w:val="18"/>
          <w:szCs w:val="18"/>
        </w:rPr>
        <w:t xml:space="preserve">Layout </w:t>
      </w:r>
      <w:r>
        <w:rPr>
          <w:color w:val="374151"/>
          <w:sz w:val="18"/>
          <w:szCs w:val="18"/>
        </w:rPr>
        <w:t>(L1/L2/L3/L4) -- dictates where negative space sits (top-third, bottom-third, centred, split). Prompt explicitly reserves that region as "empty/clean/no elements" so text can be layered later without collision.</w:t>
      </w:r>
    </w:p>
    <w:p w14:paraId="68AB4205" w14:textId="77777777" w:rsidR="009F15F3" w:rsidRDefault="00E73214">
      <w:pPr>
        <w:spacing w:after="40"/>
        <w:ind w:left="360"/>
      </w:pPr>
      <w:r>
        <w:rPr>
          <w:color w:val="374151"/>
          <w:sz w:val="18"/>
          <w:szCs w:val="18"/>
        </w:rPr>
        <w:t xml:space="preserve">(4) </w:t>
      </w:r>
      <w:r>
        <w:rPr>
          <w:b/>
          <w:bCs/>
          <w:color w:val="374151"/>
          <w:sz w:val="18"/>
          <w:szCs w:val="18"/>
        </w:rPr>
        <w:t xml:space="preserve">Palette </w:t>
      </w:r>
      <w:r>
        <w:rPr>
          <w:color w:val="374151"/>
          <w:sz w:val="18"/>
          <w:szCs w:val="18"/>
        </w:rPr>
        <w:t>(GM-C1..C6) -- exact hex codes injected into prompt, e.g. "dominant #F59E0B warm amber, accent #7C2D12 deep terracotta, highlight #FEF3C7 cream". Track variant shift applied on top.</w:t>
      </w:r>
    </w:p>
    <w:p w14:paraId="68AB4206" w14:textId="77777777" w:rsidR="009F15F3" w:rsidRDefault="00E73214">
      <w:pPr>
        <w:spacing w:after="40"/>
        <w:ind w:left="360"/>
      </w:pPr>
      <w:r>
        <w:rPr>
          <w:color w:val="374151"/>
          <w:sz w:val="18"/>
          <w:szCs w:val="18"/>
        </w:rPr>
        <w:t xml:space="preserve">(5) </w:t>
      </w:r>
      <w:r>
        <w:rPr>
          <w:b/>
          <w:bCs/>
          <w:color w:val="374151"/>
          <w:sz w:val="18"/>
          <w:szCs w:val="18"/>
        </w:rPr>
        <w:t xml:space="preserve">Subject </w:t>
      </w:r>
      <w:r>
        <w:rPr>
          <w:color w:val="374151"/>
          <w:sz w:val="18"/>
          <w:szCs w:val="18"/>
        </w:rPr>
        <w:t>(from vertical-specific subject library) -- the hero object/scene, with concrete descriptors baked in: e.g., not just "chai cup" but "brass-handled kulhad with steam rising, wet saucer, one marigold placed beside".</w:t>
      </w:r>
    </w:p>
    <w:p w14:paraId="68AB4207" w14:textId="77777777" w:rsidR="009F15F3" w:rsidRDefault="00E73214">
      <w:pPr>
        <w:spacing w:after="40"/>
        <w:ind w:left="360"/>
      </w:pPr>
      <w:r>
        <w:rPr>
          <w:color w:val="374151"/>
          <w:sz w:val="18"/>
          <w:szCs w:val="18"/>
        </w:rPr>
        <w:t xml:space="preserve">(6) </w:t>
      </w:r>
      <w:r>
        <w:rPr>
          <w:b/>
          <w:bCs/>
          <w:color w:val="374151"/>
          <w:sz w:val="18"/>
          <w:szCs w:val="18"/>
        </w:rPr>
        <w:t xml:space="preserve">Mood anchor </w:t>
      </w:r>
      <w:r>
        <w:rPr>
          <w:color w:val="374151"/>
          <w:sz w:val="18"/>
          <w:szCs w:val="18"/>
        </w:rPr>
        <w:t>-- one of: devotional / celebratory / peaceful / energetic / nostalgic. Explicit in prompt, not left to model interpretation.</w:t>
      </w:r>
    </w:p>
    <w:p w14:paraId="68AB4208" w14:textId="77777777" w:rsidR="009F15F3" w:rsidRDefault="00E73214">
      <w:pPr>
        <w:spacing w:after="40"/>
        <w:ind w:left="360"/>
      </w:pPr>
      <w:r>
        <w:rPr>
          <w:color w:val="374151"/>
          <w:sz w:val="18"/>
          <w:szCs w:val="18"/>
        </w:rPr>
        <w:t xml:space="preserve">(7) </w:t>
      </w:r>
      <w:r>
        <w:rPr>
          <w:b/>
          <w:bCs/>
          <w:color w:val="374151"/>
          <w:sz w:val="18"/>
          <w:szCs w:val="18"/>
        </w:rPr>
        <w:t xml:space="preserve">Technical specs </w:t>
      </w:r>
      <w:r>
        <w:rPr>
          <w:color w:val="374151"/>
          <w:sz w:val="18"/>
          <w:szCs w:val="18"/>
        </w:rPr>
        <w:t>-- aspect ratio (--ar 9:16 default for WhatsApp status), style flag (--style raw for C, default for A/B/D), stylize value (--s 250 for A, --s 50 for B, --s 150 for C, --s 400 for D).</w:t>
      </w:r>
    </w:p>
    <w:p w14:paraId="68AB4209" w14:textId="77777777" w:rsidR="009F15F3" w:rsidRDefault="00E73214">
      <w:pPr>
        <w:spacing w:after="120"/>
        <w:ind w:left="360"/>
      </w:pPr>
      <w:r>
        <w:rPr>
          <w:color w:val="374151"/>
          <w:sz w:val="18"/>
          <w:szCs w:val="18"/>
        </w:rPr>
        <w:t xml:space="preserve">(8) </w:t>
      </w:r>
      <w:r>
        <w:rPr>
          <w:b/>
          <w:bCs/>
          <w:color w:val="374151"/>
          <w:sz w:val="18"/>
          <w:szCs w:val="18"/>
        </w:rPr>
        <w:t xml:space="preserve">Negative prompt </w:t>
      </w:r>
      <w:r>
        <w:rPr>
          <w:color w:val="374151"/>
          <w:sz w:val="18"/>
          <w:szCs w:val="18"/>
        </w:rPr>
        <w:t>-- universal + Track-specific. Universal: "no text, no logo, no watermark, no distorted faces, no Western fonts, no Christmas/Halloween motifs." Track-specific appended on top.</w:t>
      </w:r>
    </w:p>
    <w:p w14:paraId="68AB420A" w14:textId="77777777" w:rsidR="009F15F3" w:rsidRDefault="00E73214">
      <w:pPr>
        <w:spacing w:after="120"/>
      </w:pPr>
      <w:r>
        <w:rPr>
          <w:i/>
          <w:iCs/>
          <w:color w:val="64748B"/>
          <w:sz w:val="17"/>
          <w:szCs w:val="17"/>
        </w:rPr>
        <w:t>Defaults below now reflect the 8-basis assembly for Track C (Cinematic) + Good Morning vertical + GM-C1 Golden Hour palette + devotional/peaceful mood. Override any single basis and the prompt regenerates deterministically.</w:t>
      </w:r>
    </w:p>
    <w:p w14:paraId="0D0CF7A5"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0"/>
        <w:gridCol w:w="1581"/>
        <w:gridCol w:w="3251"/>
        <w:gridCol w:w="2548"/>
        <w:gridCol w:w="1250"/>
      </w:tblGrid>
      <w:tr w:rsidR="009F15F3" w14:paraId="751982E2" w14:textId="77777777">
        <w:tc>
          <w:tcPr>
            <w:tcW w:w="6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585208D" w14:textId="77777777" w:rsidR="009F15F3" w:rsidRDefault="00E73214">
            <w:r>
              <w:rPr>
                <w:b/>
                <w:bCs/>
                <w:color w:val="FFFFFF"/>
                <w:sz w:val="17"/>
                <w:szCs w:val="17"/>
              </w:rPr>
              <w:t>Code</w:t>
            </w:r>
          </w:p>
        </w:tc>
        <w:tc>
          <w:tcPr>
            <w:tcW w:w="144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1F3E9020" w14:textId="77777777" w:rsidR="009F15F3" w:rsidRDefault="00E73214">
            <w:r>
              <w:rPr>
                <w:b/>
                <w:bCs/>
                <w:color w:val="FFFFFF"/>
                <w:sz w:val="17"/>
                <w:szCs w:val="17"/>
              </w:rPr>
              <w:t>Archetype</w:t>
            </w:r>
          </w:p>
        </w:tc>
        <w:tc>
          <w:tcPr>
            <w:tcW w:w="29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E2BD95E" w14:textId="77777777" w:rsidR="009F15F3" w:rsidRDefault="00E73214">
            <w:r>
              <w:rPr>
                <w:b/>
                <w:bCs/>
                <w:color w:val="FFFFFF"/>
                <w:sz w:val="17"/>
                <w:szCs w:val="17"/>
              </w:rPr>
              <w:t>Midjourney Prompt (Default)</w:t>
            </w:r>
          </w:p>
        </w:tc>
        <w:tc>
          <w:tcPr>
            <w:tcW w:w="232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333EB867" w14:textId="77777777" w:rsidR="009F15F3" w:rsidRDefault="00E73214">
            <w:r>
              <w:rPr>
                <w:b/>
                <w:bCs/>
                <w:color w:val="FFFFFF"/>
                <w:sz w:val="17"/>
                <w:szCs w:val="17"/>
              </w:rPr>
              <w:t>Adobe Firefly Prompt</w:t>
            </w:r>
          </w:p>
        </w:tc>
        <w:tc>
          <w:tcPr>
            <w:tcW w:w="1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08350550" w14:textId="77777777" w:rsidR="009F15F3" w:rsidRDefault="00E73214">
            <w:r>
              <w:rPr>
                <w:b/>
                <w:bCs/>
                <w:color w:val="FFFFFF"/>
                <w:sz w:val="17"/>
                <w:szCs w:val="17"/>
              </w:rPr>
              <w:t>Production Note</w:t>
            </w:r>
          </w:p>
        </w:tc>
      </w:tr>
      <w:tr w:rsidR="009F15F3" w14:paraId="4404A1B5"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6EBF1A79" w14:textId="77777777" w:rsidR="009F15F3" w:rsidRDefault="00E73214">
            <w:pPr>
              <w:jc w:val="center"/>
            </w:pPr>
            <w:r>
              <w:rPr>
                <w:b/>
                <w:bCs/>
                <w:color w:val="1E40AF"/>
                <w:sz w:val="18"/>
                <w:szCs w:val="18"/>
              </w:rPr>
              <w:t>A1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34679642" w14:textId="77777777" w:rsidR="009F15F3" w:rsidRDefault="00E73214">
            <w:r>
              <w:rPr>
                <w:b/>
                <w:bCs/>
                <w:color w:val="1E3A5F"/>
                <w:sz w:val="16"/>
                <w:szCs w:val="16"/>
              </w:rPr>
              <w:t>Text + Frame</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04FC3706" w14:textId="7D23DE90" w:rsidR="009F15F3" w:rsidRDefault="00E73214">
            <w:r>
              <w:rPr>
                <w:color w:val="374151"/>
                <w:sz w:val="14"/>
                <w:szCs w:val="14"/>
              </w:rPr>
              <w:t>[Track A Shiny Maximal + Archetype A1 Text+Frame + Layout L1 Top-Text + Palette GM-C1 Golden Hour + Subject: devotional chai morning + Mood: celebratory]  Ornate symmetric decorative border frame filling all 4 edges of a 9:16 portrait, gold-leaf filigree with paisley and marigold motifs rendered in warm amber (#F59E0B) on deep saffron (#B45309) ground, central bordered panel (empty clean plate, no elements) reserved for heading text in the top third, below panel a small centred illustration of a brass kulhad chai cup with curling steam wisps and three marigold blossoms, gradient gold ink wash, flat vector illustration with metallic gold accents, ornamental Indian wedding-card aesthetic, celebratory warm morning mood, --ar 9:16 --s 400 --stylize high. Negative: no text, no logo, no watermark, no photography, no cartoon, no Western fonts, no Christmas motifs.</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AD79AE0" w14:textId="641E31AC" w:rsidR="009F15F3" w:rsidRDefault="00E73214">
            <w:r>
              <w:rPr>
                <w:color w:val="374151"/>
                <w:sz w:val="14"/>
                <w:szCs w:val="14"/>
              </w:rPr>
              <w:t>Ornamental symmetric decorative frame border on all 4 edges, gold filigree with paisley and marigold motifs, warm amber (#F59E0B) on deep saffron (#B45309), centre-bottom illustration of brass kulhad chai cup with steam and 3 marigold blossoms, top third reserved as clean empty panel for text, flat vector illustration with gold metallic accents, Indian wedding-card ornamental style, celebratory mood, 9:16 portrait, high detail. Exclude: text, logos, photography, cartoon, Western motifs.</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1C5D57F9" w14:textId="77777777" w:rsidR="009F15F3" w:rsidRDefault="00E73214">
            <w:r>
              <w:rPr>
                <w:color w:val="166534"/>
                <w:sz w:val="13"/>
                <w:szCs w:val="13"/>
              </w:rPr>
              <w:t>L2 (Overlay) or L1 (Text Top) work best for A1 + F1 frame.</w:t>
            </w:r>
          </w:p>
        </w:tc>
      </w:tr>
      <w:tr w:rsidR="009F15F3" w14:paraId="49ABAC71"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00BC63B7" w14:textId="77777777" w:rsidR="009F15F3" w:rsidRDefault="00E73214">
            <w:pPr>
              <w:jc w:val="center"/>
            </w:pPr>
            <w:r>
              <w:rPr>
                <w:b/>
                <w:bCs/>
                <w:color w:val="166534"/>
                <w:sz w:val="18"/>
                <w:szCs w:val="18"/>
              </w:rPr>
              <w:t>A2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64A177B" w14:textId="77777777" w:rsidR="009F15F3" w:rsidRDefault="00E73214">
            <w:r>
              <w:rPr>
                <w:b/>
                <w:bCs/>
                <w:color w:val="1E3A5F"/>
                <w:sz w:val="16"/>
                <w:szCs w:val="16"/>
              </w:rPr>
              <w:t>Text + Illustrations</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7373A5C5" w14:textId="2ACE034A" w:rsidR="009F15F3" w:rsidRDefault="00E73214">
            <w:r>
              <w:rPr>
                <w:color w:val="374151"/>
                <w:sz w:val="14"/>
                <w:szCs w:val="14"/>
              </w:rPr>
              <w:t xml:space="preserve">[Track B Modern Desi + Archetype A2 Text+Illustrations + Layout L1 Top-Text + Palette GM-C1 Golden Hour (muted) + Subject: chai+marigold+morning birds + Mood: peaceful nostalgic]  Contemporary editorial watercolor illustration, 9:16 portrait, top third reserved as clean empty negative space (no elements, smooth gradient wash) for heading text overlay, centre-to-bottom composition featuring a brass kulhad chai cup with rising steam wisps (anatomically precise, asymmetric placement left-of-centre), cluster of 5-7 marigold blossoms rendered loose watercolour at bottom-right, two silhouetted morning bulbul birds in soft focus top-right corner, scattered tulsi leaves and a </w:t>
              <w:lastRenderedPageBreak/>
              <w:t>small clay diya, muted terracotta (#C2410C) + ochre (#D97706) + sage (#84A98C) palette with hints of cream (#FEF3C7), soft watercolour paper texture, hand-painted feel, peaceful nostalgic Indian morning mood, gentle warm morning light from upper-left, negative space top 30 percent, --ar 9:16 --s 50 --style raw. Negative: no text, no logo, no watermark, no heavy outlines, no saturated neon colours, no Western iconography, no Christmas motifs.</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36AB64F0" w14:textId="3C60F225" w:rsidR="009F15F3" w:rsidRDefault="00E73214">
            <w:r>
              <w:rPr>
                <w:color w:val="374151"/>
                <w:sz w:val="14"/>
                <w:szCs w:val="14"/>
              </w:rPr>
              <w:lastRenderedPageBreak/>
              <w:t>Loose editorial watercolour illustration, brass kulhad chai cup left-of-centre with rising steam, cluster of marigold blossoms bottom-right, two silhouetted bulbul birds top-right in soft focus, small clay diya, scattered tulsi leaves, muted terracotta + ochre + sage palette with cream highlights, paper texture, peaceful nostalgic Indian morning, top 30 percent empty gradient wash reserved for text, 9:16 portrait, high detail. Exclude: text, logos, heavy outlines, neon colours, cartoon style.</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84C1417" w14:textId="77777777" w:rsidR="009F15F3" w:rsidRDefault="00E73214">
            <w:r>
              <w:rPr>
                <w:color w:val="166534"/>
                <w:sz w:val="13"/>
                <w:szCs w:val="13"/>
              </w:rPr>
              <w:t>Medium or Dense illustration weight. All layouts available.</w:t>
            </w:r>
          </w:p>
        </w:tc>
      </w:tr>
      <w:tr w:rsidR="009F15F3" w14:paraId="4645B75C"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5A034F14" w14:textId="77777777" w:rsidR="009F15F3" w:rsidRDefault="00E73214">
            <w:pPr>
              <w:jc w:val="center"/>
            </w:pPr>
            <w:r>
              <w:rPr>
                <w:b/>
                <w:bCs/>
                <w:color w:val="7C3AED"/>
                <w:sz w:val="18"/>
                <w:szCs w:val="18"/>
              </w:rPr>
              <w:t>B1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4BFD9EE9" w14:textId="77777777" w:rsidR="009F15F3" w:rsidRDefault="00E73214">
            <w:r>
              <w:rPr>
                <w:b/>
                <w:bCs/>
                <w:color w:val="1E3A5F"/>
                <w:sz w:val="16"/>
                <w:szCs w:val="16"/>
              </w:rPr>
              <w:t>Full Photo BG</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5BC63905" w14:textId="65C6E4A6" w:rsidR="009F15F3" w:rsidRDefault="00E73214">
            <w:r>
              <w:rPr>
                <w:color w:val="374151"/>
                <w:sz w:val="14"/>
                <w:szCs w:val="14"/>
              </w:rPr>
              <w:t>[Track C Cinematic + Archetype B1 Full Photo BG + Layout L2 Gradient-Top Overlay + Palette GM-C1 Golden Hour (cinematic grade) + Subject: sunrise over Indian landscape + Mood: peaceful reverent]  Photorealistic landscape photograph, 9:16 portrait framing, golden-hour sunrise over layered misty Himalayan foothills or a Uttarakhand tea-estate valley, warm god-rays filtering through silhouetted deodar trees on left-third, low horizon placed at bottom 40 percent, sun partially hidden behind a ridgeline creating a gentle lens flare, atmospheric haze with volumetric light shafts, distant temple spire or village silhouette barely visible mid-ground (tiny, non-distracting), shot on Kodak Portra 400 film aesthetic, teal-amber cinematic colour grade with deep #1E3A5F shadows and warm #F59E0B highlights, shallow depth of field with softly blurred foreground grass blades, subtle film grain, letterbox composition, peaceful reverent morning mood, top 35 percent of frame intentionally underexposed/darkened for overlay text legibility, --ar 9:16 --style raw --s 150 --chaos 0. Negative: no text, no logo, no watermark, no people faces, no cartoon, no flat illustration, no HDR over-saturation, no Christmas motifs, no fake rainbow.</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E864FA1" w14:textId="1A3E96EA" w:rsidR="009F15F3" w:rsidRDefault="00E73214">
            <w:r>
              <w:rPr>
                <w:color w:val="374151"/>
                <w:sz w:val="14"/>
                <w:szCs w:val="14"/>
              </w:rPr>
              <w:t>Photorealistic golden-hour sunrise over misty Himalayan foothills or tea-estate valley, god-rays through silhouetted deodar trees on left, low horizon bottom 40 percent, sun behind ridgeline with soft lens flare, atmospheric haze, distant temple spire silhouette mid-ground, Kodak Portra 400 film look, teal-amber cinematic grade, deep navy shadows, warm gold highlights, shallow depth of field, subtle grain, top 35 percent darkened for text overlay, peaceful reverent mood, 9:16 portrait, no text, no logos, no people, no cartoon.</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1A9B305" w14:textId="77777777" w:rsidR="009F15F3" w:rsidRDefault="00E73214">
            <w:r>
              <w:rPr>
                <w:color w:val="166534"/>
                <w:sz w:val="13"/>
                <w:szCs w:val="13"/>
              </w:rPr>
              <w:t>Apply O2 (Gradient Top-Heavy) overlay so text at top stays readable.</w:t>
            </w:r>
          </w:p>
        </w:tc>
      </w:tr>
      <w:tr w:rsidR="009F15F3" w14:paraId="1FFFA774"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7B981784" w14:textId="77777777" w:rsidR="009F15F3" w:rsidRDefault="00E73214">
            <w:pPr>
              <w:jc w:val="center"/>
            </w:pPr>
            <w:r>
              <w:rPr>
                <w:b/>
                <w:bCs/>
                <w:color w:val="B45309"/>
                <w:sz w:val="18"/>
                <w:szCs w:val="18"/>
              </w:rPr>
              <w:t>C1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14CB0DA7" w14:textId="77777777" w:rsidR="009F15F3" w:rsidRDefault="00E73214">
            <w:r>
              <w:rPr>
                <w:b/>
                <w:bCs/>
                <w:color w:val="1E3A5F"/>
                <w:sz w:val="16"/>
                <w:szCs w:val="16"/>
              </w:rPr>
              <w:t>Animated Elements</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CD78C52" w14:textId="6E3043FB" w:rsidR="009F15F3" w:rsidRDefault="00E73214">
            <w:r>
              <w:rPr>
                <w:color w:val="374151"/>
                <w:sz w:val="14"/>
                <w:szCs w:val="14"/>
              </w:rPr>
              <w:t>[Track C Cinematic + Archetype C1 Animated Elements + Layout L3 Centre-Framed + Palette GM-C1 Golden Hour + Subject: soft gradient sky backdrop for particle animation + Mood: peaceful meditative]  Static background frame (animation loop added in post), 9:16 portrait, soft vertical gradient sky from deep saffron (#B45309) at top to warm amber (#F59E0B) mid-frame to cream (#FEF3C7) at bottom, gentle bokeh orbs of light scattered across mid-frame suggesting suspended marigold petals and dust particles (positioned asymmetrically, never centred, avoiding the central text-safe zone of 60 percent x 40 percent in frame middle), no hard subject, no sharp focal point, minimal composition with wide breathable negative space, silhouetted temple spire or banyan branch in extreme top-right corner at 15 percent opacity (barely visible), subtle film grain, peaceful meditative mood, cinematic depth, --ar 9:16 --s 150 --style raw --chaos 0. Negative: no text, no logo, no watermark, no animated elements (particles added in prod pipeline), no flat cartoon, no dense composition, no centred subject, no distracting detail.</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042EF8AA" w14:textId="4CACDE22" w:rsidR="009F15F3" w:rsidRDefault="00E73214">
            <w:r>
              <w:rPr>
                <w:color w:val="374151"/>
                <w:sz w:val="14"/>
                <w:szCs w:val="14"/>
              </w:rPr>
              <w:t>Soft vertical gradient morning sky, deep saffron top to warm amber mid to cream bottom, scattered asymmetric bokeh light orbs (never centred), wide breathable negative space in centre for text, silhouetted banyan branch in top-right at 15 percent opacity, subtle grain, cinematic depth, peaceful meditative mood, 9:16 portrait. Exclude: text, logos, dense subjects, centred elements, cartoon style, hard focal points.</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19064131" w14:textId="77777777" w:rsidR="009F15F3" w:rsidRDefault="00E73214">
            <w:r>
              <w:rPr>
                <w:color w:val="166534"/>
                <w:sz w:val="13"/>
                <w:szCs w:val="13"/>
              </w:rPr>
              <w:t>This is the static BG frame -- animation elements (particles, loops) are added in production layer.</w:t>
            </w:r>
          </w:p>
        </w:tc>
      </w:tr>
      <w:tr w:rsidR="009F15F3" w14:paraId="3B82E57B"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2DC7DEE4" w14:textId="77777777" w:rsidR="009F15F3" w:rsidRDefault="00E73214">
            <w:pPr>
              <w:jc w:val="center"/>
            </w:pPr>
            <w:r>
              <w:rPr>
                <w:b/>
                <w:bCs/>
                <w:color w:val="DC2626"/>
                <w:sz w:val="18"/>
                <w:szCs w:val="18"/>
              </w:rPr>
              <w:t>C2</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7BE8AD2" w14:textId="77777777" w:rsidR="009F15F3" w:rsidRDefault="00E73214">
            <w:r>
              <w:rPr>
                <w:b/>
                <w:bCs/>
                <w:color w:val="1E3A5F"/>
                <w:sz w:val="16"/>
                <w:szCs w:val="16"/>
              </w:rPr>
              <w:t>Animated Text</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3E08AC2" w14:textId="77777777" w:rsidR="009F15F3" w:rsidRDefault="00E73214">
            <w:r>
              <w:rPr>
                <w:color w:val="374151"/>
                <w:sz w:val="14"/>
                <w:szCs w:val="14"/>
              </w:rPr>
              <w:t>Warm golden gradient background, soft morning light rays, clean minimal design, generous space centred for large animated text overlay, sunrise colour palette, --ar 9:16</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2838009B" w14:textId="77777777" w:rsidR="009F15F3" w:rsidRDefault="00E73214">
            <w:r>
              <w:rPr>
                <w:color w:val="374151"/>
                <w:sz w:val="14"/>
                <w:szCs w:val="14"/>
              </w:rPr>
              <w:t>Warm golden gradient with subtle morning rays, minimal background for text animation, portrait 9:16</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077C02C5" w14:textId="77777777" w:rsidR="009F15F3" w:rsidRDefault="00E73214">
            <w:r>
              <w:rPr>
                <w:color w:val="166534"/>
                <w:sz w:val="13"/>
                <w:szCs w:val="13"/>
              </w:rPr>
              <w:t>Background must be clean and low-contrast -- text animation is the hero.</w:t>
            </w:r>
          </w:p>
        </w:tc>
      </w:tr>
      <w:tr w:rsidR="009F15F3" w14:paraId="6420D85C"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27AA7614" w14:textId="77777777" w:rsidR="009F15F3" w:rsidRDefault="00E73214">
            <w:pPr>
              <w:jc w:val="center"/>
            </w:pPr>
            <w:r>
              <w:rPr>
                <w:b/>
                <w:bCs/>
                <w:color w:val="0F766E"/>
                <w:sz w:val="18"/>
                <w:szCs w:val="18"/>
              </w:rPr>
              <w:t>D1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5180A14D" w14:textId="77777777" w:rsidR="009F15F3" w:rsidRDefault="00E73214">
            <w:r>
              <w:rPr>
                <w:b/>
                <w:bCs/>
                <w:color w:val="1E3A5F"/>
                <w:sz w:val="16"/>
                <w:szCs w:val="16"/>
              </w:rPr>
              <w:t>Video Background</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EB8DE1D" w14:textId="77777777" w:rsidR="009F15F3" w:rsidRDefault="00E73214">
            <w:r>
              <w:rPr>
                <w:color w:val="374151"/>
                <w:sz w:val="14"/>
                <w:szCs w:val="14"/>
              </w:rPr>
              <w:t>[Not applicable -- use video source] Runway AI prompt: slow sunrise timelapse with golden rays warming across misty landscape, peaceful morning motion, looping 6-8 seconds, no text, --ar 9:16</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252DE1E4" w14:textId="77777777" w:rsidR="009F15F3" w:rsidRDefault="00E73214">
            <w:r>
              <w:rPr>
                <w:color w:val="374151"/>
                <w:sz w:val="14"/>
                <w:szCs w:val="14"/>
              </w:rPr>
              <w:t>[Not applicable -- source from stock sunrise loop or AI video tool like Runway / Pika]</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6C3FBC1F" w14:textId="77777777" w:rsidR="009F15F3" w:rsidRDefault="00E73214">
            <w:r>
              <w:rPr>
                <w:color w:val="166534"/>
                <w:sz w:val="13"/>
                <w:szCs w:val="13"/>
              </w:rPr>
              <w:t>Best video category: Calm &amp; Natural. O2 overlay recommended for text readability.</w:t>
            </w:r>
          </w:p>
        </w:tc>
      </w:tr>
      <w:tr w:rsidR="009F15F3" w14:paraId="5C2D4303" w14:textId="77777777">
        <w:trPr>
          <w:trHeight w:val="800"/>
        </w:trPr>
        <w:tc>
          <w:tcPr>
            <w:tcW w:w="640" w:type="dxa"/>
            <w:tcBorders>
              <w:top w:val="single" w:sz="1" w:space="0" w:color="CBD5E1"/>
              <w:left w:val="single" w:sz="1" w:space="0" w:color="CBD5E1"/>
              <w:bottom w:val="single" w:sz="1" w:space="0" w:color="CBD5E1"/>
              <w:right w:val="single" w:sz="1" w:space="0" w:color="CBD5E1"/>
            </w:tcBorders>
            <w:shd w:val="clear" w:color="auto" w:fill="F1F5F9"/>
            <w:tcMar>
              <w:top w:w="100" w:type="dxa"/>
              <w:left w:w="80" w:type="dxa"/>
              <w:bottom w:w="100" w:type="dxa"/>
              <w:right w:w="80" w:type="dxa"/>
            </w:tcMar>
          </w:tcPr>
          <w:p w14:paraId="5B193F3A" w14:textId="77777777" w:rsidR="009F15F3" w:rsidRDefault="00E73214">
            <w:pPr>
              <w:jc w:val="center"/>
            </w:pPr>
            <w:r>
              <w:rPr>
                <w:b/>
                <w:bCs/>
                <w:color w:val="9D174D"/>
                <w:sz w:val="18"/>
                <w:szCs w:val="18"/>
              </w:rPr>
              <w:lastRenderedPageBreak/>
              <w:t>E1</w:t>
            </w:r>
          </w:p>
        </w:tc>
        <w:tc>
          <w:tcPr>
            <w:tcW w:w="144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29B6CEF" w14:textId="77777777" w:rsidR="009F15F3" w:rsidRDefault="00E73214">
            <w:r>
              <w:rPr>
                <w:b/>
                <w:bCs/>
                <w:color w:val="1E3A5F"/>
                <w:sz w:val="16"/>
                <w:szCs w:val="16"/>
              </w:rPr>
              <w:t>AI Avatar</w:t>
            </w:r>
          </w:p>
        </w:tc>
        <w:tc>
          <w:tcPr>
            <w:tcW w:w="296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4FAEF6FF" w14:textId="77777777" w:rsidR="009F15F3" w:rsidRDefault="00E73214">
            <w:r>
              <w:rPr>
                <w:color w:val="374151"/>
                <w:sz w:val="14"/>
                <w:szCs w:val="14"/>
              </w:rPr>
              <w:t>Indian woman in traditional morning salwar kameez, hands in Namaste greeting gesture, soft warm morning light through window, photorealistic, space for greeting text overlay at top, --ar 9:16 --style raw</w:t>
            </w:r>
          </w:p>
        </w:tc>
        <w:tc>
          <w:tcPr>
            <w:tcW w:w="232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06467D51" w14:textId="77777777" w:rsidR="009F15F3" w:rsidRDefault="00E73214">
            <w:r>
              <w:rPr>
                <w:color w:val="374151"/>
                <w:sz w:val="14"/>
                <w:szCs w:val="14"/>
              </w:rPr>
              <w:t>Indian woman in traditional attire doing Namaste greeting, warm morning indoor light, photorealistic, space for text at top, portrait 9:16</w:t>
            </w:r>
          </w:p>
        </w:tc>
        <w:tc>
          <w:tcPr>
            <w:tcW w:w="1000" w:type="dxa"/>
            <w:tcBorders>
              <w:top w:val="single" w:sz="1" w:space="0" w:color="CBD5E1"/>
              <w:left w:val="single" w:sz="1" w:space="0" w:color="CBD5E1"/>
              <w:bottom w:val="single" w:sz="1" w:space="0" w:color="CBD5E1"/>
              <w:right w:val="single" w:sz="1" w:space="0" w:color="CBD5E1"/>
            </w:tcBorders>
            <w:shd w:val="clear" w:color="auto" w:fill="F0FDF4"/>
            <w:tcMar>
              <w:top w:w="100" w:type="dxa"/>
              <w:left w:w="80" w:type="dxa"/>
              <w:bottom w:w="100" w:type="dxa"/>
              <w:right w:w="80" w:type="dxa"/>
            </w:tcMar>
          </w:tcPr>
          <w:p w14:paraId="59423662" w14:textId="77777777" w:rsidR="009F15F3" w:rsidRDefault="00E73214">
            <w:r>
              <w:rPr>
                <w:color w:val="166534"/>
                <w:sz w:val="13"/>
                <w:szCs w:val="13"/>
              </w:rPr>
              <w:t>Realistic style recommended for Good Morning. Avatar attire (Step 5) should be morning-appropriate -- kurta, salwar, sari.</w:t>
            </w:r>
          </w:p>
        </w:tc>
      </w:tr>
    </w:tbl>
    <w:p w14:paraId="4F70BC21" w14:textId="77777777" w:rsidR="009F15F3" w:rsidRDefault="009F15F3">
      <w:pPr>
        <w:spacing w:after="80"/>
      </w:pPr>
    </w:p>
    <w:p w14:paraId="6A327A75" w14:textId="77777777" w:rsidR="009F15F3" w:rsidRDefault="00E73214">
      <w:pPr>
        <w:spacing w:before="300" w:after="120"/>
      </w:pPr>
      <w:r>
        <w:rPr>
          <w:b/>
          <w:bCs/>
          <w:color w:val="1E3A5F"/>
          <w:sz w:val="28"/>
          <w:szCs w:val="28"/>
        </w:rPr>
        <w:t>Creator Customization Areas</w:t>
      </w:r>
    </w:p>
    <w:p w14:paraId="2D90DC35" w14:textId="77777777" w:rsidR="009F15F3" w:rsidRDefault="00E73214">
      <w:pPr>
        <w:spacing w:after="120"/>
      </w:pPr>
      <w:r>
        <w:rPr>
          <w:color w:val="374151"/>
          <w:sz w:val="18"/>
          <w:szCs w:val="18"/>
        </w:rPr>
        <w:t>Creators can override any of the following fields. All other steps remain at their selected or default values. Customization modifies the corresponding prompt variable and updates the generated prompt in real time.</w:t>
      </w:r>
    </w:p>
    <w:p w14:paraId="295CA0D7" w14:textId="77777777" w:rsidR="009F15F3" w:rsidRDefault="009F15F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560"/>
        <w:gridCol w:w="2800"/>
      </w:tblGrid>
      <w:tr w:rsidR="009F15F3" w14:paraId="311694B3" w14:textId="77777777">
        <w:tc>
          <w:tcPr>
            <w:tcW w:w="20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61932BCC" w14:textId="77777777" w:rsidR="009F15F3" w:rsidRDefault="00E73214">
            <w:r>
              <w:rPr>
                <w:b/>
                <w:bCs/>
                <w:color w:val="FFFFFF"/>
                <w:sz w:val="17"/>
                <w:szCs w:val="17"/>
              </w:rPr>
              <w:t>Customizable Field</w:t>
            </w:r>
          </w:p>
        </w:tc>
        <w:tc>
          <w:tcPr>
            <w:tcW w:w="456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66042D30" w14:textId="77777777" w:rsidR="009F15F3" w:rsidRDefault="00E73214">
            <w:r>
              <w:rPr>
                <w:b/>
                <w:bCs/>
                <w:color w:val="FFFFFF"/>
                <w:sz w:val="17"/>
                <w:szCs w:val="17"/>
              </w:rPr>
              <w:t>What It Does</w:t>
            </w:r>
          </w:p>
        </w:tc>
        <w:tc>
          <w:tcPr>
            <w:tcW w:w="280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20" w:type="dxa"/>
              <w:bottom w:w="100" w:type="dxa"/>
              <w:right w:w="120" w:type="dxa"/>
            </w:tcMar>
          </w:tcPr>
          <w:p w14:paraId="494682D9" w14:textId="77777777" w:rsidR="009F15F3" w:rsidRDefault="00E73214">
            <w:r>
              <w:rPr>
                <w:b/>
                <w:bCs/>
                <w:color w:val="FFFFFF"/>
                <w:sz w:val="17"/>
                <w:szCs w:val="17"/>
              </w:rPr>
              <w:t>Input Method</w:t>
            </w:r>
          </w:p>
        </w:tc>
      </w:tr>
      <w:tr w:rsidR="009F15F3" w14:paraId="776790A3"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4A537703" w14:textId="77777777" w:rsidR="009F15F3" w:rsidRDefault="00E73214">
            <w:r>
              <w:rPr>
                <w:b/>
                <w:bCs/>
                <w:color w:val="1E40AF"/>
                <w:sz w:val="16"/>
                <w:szCs w:val="16"/>
              </w:rPr>
              <w:t>Recipient Name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7F097BB6" w14:textId="77777777" w:rsidR="009F15F3" w:rsidRDefault="00E73214">
            <w:r>
              <w:rPr>
                <w:color w:val="374151"/>
                <w:sz w:val="16"/>
                <w:szCs w:val="16"/>
              </w:rPr>
              <w:t>Personalise the greeting -- "Good Morning [Name]!" adds intimacy. Optional. If blank, generic text is used.</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9DBFC37" w14:textId="77777777" w:rsidR="009F15F3" w:rsidRDefault="00E73214">
            <w:r>
              <w:rPr>
                <w:color w:val="92400E"/>
                <w:sz w:val="15"/>
                <w:szCs w:val="15"/>
              </w:rPr>
              <w:t>Creator input (text field)</w:t>
            </w:r>
          </w:p>
        </w:tc>
      </w:tr>
      <w:tr w:rsidR="009F15F3" w14:paraId="41432CAE"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B24A211" w14:textId="77777777" w:rsidR="009F15F3" w:rsidRDefault="00E73214">
            <w:r>
              <w:rPr>
                <w:b/>
                <w:bCs/>
                <w:color w:val="1E40AF"/>
                <w:sz w:val="16"/>
                <w:szCs w:val="16"/>
              </w:rPr>
              <w:t>Message / Quote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276A52C0" w14:textId="77777777" w:rsidR="009F15F3" w:rsidRDefault="00E73214">
            <w:r>
              <w:rPr>
                <w:color w:val="374151"/>
                <w:sz w:val="16"/>
                <w:szCs w:val="16"/>
              </w:rPr>
              <w:t>Short blessing, motivational line, or Shayari. Max 2 lines recommended. Hindi / English / Hinglish.</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34F54ACB" w14:textId="77777777" w:rsidR="009F15F3" w:rsidRDefault="00E73214">
            <w:r>
              <w:rPr>
                <w:color w:val="92400E"/>
                <w:sz w:val="15"/>
                <w:szCs w:val="15"/>
              </w:rPr>
              <w:t>Creator input (text or pick from curated library)</w:t>
            </w:r>
          </w:p>
        </w:tc>
      </w:tr>
      <w:tr w:rsidR="009F15F3" w14:paraId="7D8E2F3F"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4915EE5F" w14:textId="77777777" w:rsidR="009F15F3" w:rsidRDefault="00E73214">
            <w:r>
              <w:rPr>
                <w:b/>
                <w:bCs/>
                <w:color w:val="1E40AF"/>
                <w:sz w:val="16"/>
                <w:szCs w:val="16"/>
              </w:rPr>
              <w:t>Language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9668036" w14:textId="77777777" w:rsidR="009F15F3" w:rsidRDefault="00E73214">
            <w:r>
              <w:rPr>
                <w:color w:val="374151"/>
                <w:sz w:val="16"/>
                <w:szCs w:val="16"/>
              </w:rPr>
              <w:t>Hindi / English / Hinglish (default). Regional language support TBD in Phase 2.</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1C517F52" w14:textId="77777777" w:rsidR="009F15F3" w:rsidRDefault="00E73214">
            <w:r>
              <w:rPr>
                <w:color w:val="92400E"/>
                <w:sz w:val="15"/>
                <w:szCs w:val="15"/>
              </w:rPr>
              <w:t>Creator selection (dropdown)</w:t>
            </w:r>
          </w:p>
        </w:tc>
      </w:tr>
      <w:tr w:rsidR="009F15F3" w14:paraId="08804404"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52B78882" w14:textId="77777777" w:rsidR="009F15F3" w:rsidRDefault="00E73214">
            <w:r>
              <w:rPr>
                <w:b/>
                <w:bCs/>
                <w:color w:val="1E40AF"/>
                <w:sz w:val="16"/>
                <w:szCs w:val="16"/>
              </w:rPr>
              <w:t>Specific Visual Override</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65FCD065" w14:textId="77777777" w:rsidR="009F15F3" w:rsidRDefault="00E73214">
            <w:r>
              <w:rPr>
                <w:color w:val="374151"/>
                <w:sz w:val="16"/>
                <w:szCs w:val="16"/>
              </w:rPr>
              <w:t>Replaces Step 5 default with a specific visual request -- e.g. "use lotus instead of chai cup". Modifies the AI prompt VISUAL_SUBJECT variable.</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ED3A57C" w14:textId="77777777" w:rsidR="009F15F3" w:rsidRDefault="00E73214">
            <w:r>
              <w:rPr>
                <w:color w:val="92400E"/>
                <w:sz w:val="15"/>
                <w:szCs w:val="15"/>
              </w:rPr>
              <w:t>Creator input (optional text)</w:t>
            </w:r>
          </w:p>
        </w:tc>
      </w:tr>
      <w:tr w:rsidR="009F15F3" w14:paraId="4BDDF6C1" w14:textId="77777777">
        <w:trPr>
          <w:trHeight w:val="560"/>
        </w:trPr>
        <w:tc>
          <w:tcPr>
            <w:tcW w:w="2000" w:type="dxa"/>
            <w:tcBorders>
              <w:top w:val="single" w:sz="1" w:space="0" w:color="CBD5E1"/>
              <w:left w:val="single" w:sz="1" w:space="0" w:color="CBD5E1"/>
              <w:bottom w:val="single" w:sz="1" w:space="0" w:color="CBD5E1"/>
              <w:right w:val="single" w:sz="1" w:space="0" w:color="CBD5E1"/>
            </w:tcBorders>
            <w:shd w:val="clear" w:color="auto" w:fill="EFF6FF"/>
            <w:tcMar>
              <w:top w:w="100" w:type="dxa"/>
              <w:left w:w="120" w:type="dxa"/>
              <w:bottom w:w="100" w:type="dxa"/>
              <w:right w:w="120" w:type="dxa"/>
            </w:tcMar>
          </w:tcPr>
          <w:p w14:paraId="3BBE093F" w14:textId="77777777" w:rsidR="009F15F3" w:rsidRDefault="00E73214">
            <w:r>
              <w:rPr>
                <w:b/>
                <w:bCs/>
                <w:color w:val="1E40AF"/>
                <w:sz w:val="16"/>
                <w:szCs w:val="16"/>
              </w:rPr>
              <w:t>Time of Day Variant</w:t>
            </w:r>
          </w:p>
        </w:tc>
        <w:tc>
          <w:tcPr>
            <w:tcW w:w="4560" w:type="dxa"/>
            <w:tcBorders>
              <w:top w:val="single" w:sz="1" w:space="0" w:color="CBD5E1"/>
              <w:left w:val="single" w:sz="1" w:space="0" w:color="CBD5E1"/>
              <w:bottom w:val="single" w:sz="1" w:space="0" w:color="CBD5E1"/>
              <w:right w:val="single" w:sz="1" w:space="0" w:color="CBD5E1"/>
            </w:tcBorders>
            <w:tcMar>
              <w:top w:w="100" w:type="dxa"/>
              <w:left w:w="120" w:type="dxa"/>
              <w:bottom w:w="100" w:type="dxa"/>
              <w:right w:w="120" w:type="dxa"/>
            </w:tcMar>
          </w:tcPr>
          <w:p w14:paraId="04758DC8" w14:textId="77777777" w:rsidR="009F15F3" w:rsidRDefault="00E73214">
            <w:r>
              <w:rPr>
                <w:color w:val="374151"/>
                <w:sz w:val="16"/>
                <w:szCs w:val="16"/>
              </w:rPr>
              <w:t>Good Morning (default) / Good Afternoon / Good Evening / Good Night. Changes colour palette recommendation and prompt SETTING variable.</w:t>
            </w:r>
          </w:p>
        </w:tc>
        <w:tc>
          <w:tcPr>
            <w:tcW w:w="2800" w:type="dxa"/>
            <w:tcBorders>
              <w:top w:val="single" w:sz="1" w:space="0" w:color="CBD5E1"/>
              <w:left w:val="single" w:sz="1" w:space="0" w:color="CBD5E1"/>
              <w:bottom w:val="single" w:sz="1" w:space="0" w:color="CBD5E1"/>
              <w:right w:val="single" w:sz="1" w:space="0" w:color="CBD5E1"/>
            </w:tcBorders>
            <w:shd w:val="clear" w:color="auto" w:fill="FFFBEB"/>
            <w:tcMar>
              <w:top w:w="100" w:type="dxa"/>
              <w:left w:w="120" w:type="dxa"/>
              <w:bottom w:w="100" w:type="dxa"/>
              <w:right w:w="120" w:type="dxa"/>
            </w:tcMar>
          </w:tcPr>
          <w:p w14:paraId="2CCCE79B" w14:textId="77777777" w:rsidR="009F15F3" w:rsidRDefault="00E73214">
            <w:r>
              <w:rPr>
                <w:color w:val="92400E"/>
                <w:sz w:val="15"/>
                <w:szCs w:val="15"/>
              </w:rPr>
              <w:t>Creator selection (optional)</w:t>
            </w:r>
          </w:p>
        </w:tc>
      </w:tr>
    </w:tbl>
    <w:p w14:paraId="40616E70" w14:textId="5CC4F8C9" w:rsidR="002F6AF0" w:rsidRDefault="002F6AF0">
      <w:pPr>
        <w:pBdr>
          <w:bottom w:val="single" w:sz="6" w:space="1" w:color="auto"/>
        </w:pBdr>
        <w:spacing w:before="400" w:after="160"/>
        <w:rPr>
          <w:b/>
          <w:bCs/>
          <w:color w:val="1E3A5F"/>
          <w:sz w:val="32"/>
          <w:szCs w:val="32"/>
        </w:rPr>
      </w:pPr>
    </w:p>
    <w:p w14:paraId="68FE16EF" w14:textId="2EBA692B" w:rsidR="009F15F3" w:rsidRDefault="00E73214">
      <w:pPr>
        <w:spacing w:before="400" w:after="160"/>
      </w:pPr>
      <w:r>
        <w:rPr>
          <w:b/>
          <w:bCs/>
          <w:color w:val="1E3A5F"/>
          <w:sz w:val="32"/>
          <w:szCs w:val="32"/>
        </w:rPr>
        <w:t>Track Library  --  Per-Track Spec Sheet</w:t>
      </w:r>
    </w:p>
    <w:p w14:paraId="76C2C056" w14:textId="3FA3680A" w:rsidR="009F15F3" w:rsidRDefault="00E73214">
      <w:pPr>
        <w:spacing w:after="200"/>
      </w:pPr>
      <w:r>
        <w:rPr>
          <w:color w:val="374151"/>
          <w:sz w:val="18"/>
          <w:szCs w:val="18"/>
        </w:rPr>
        <w:t>Each Track Library row locks one dimension (palette / fonts / illustration / customisation / prompt flags / negatives / references / approved archetypes). Tracks are hard-forked -- no cross-contamination between Libraries. Examples below use GM (Good Morning) vertical; NY (New Year), Anniversary, Festival verticals follow the same structure with vertical-specific palette families.</w:t>
      </w:r>
    </w:p>
    <w:p w14:paraId="70000001" w14:textId="77777777" w:rsidR="009F15F3" w:rsidRDefault="00E73214">
      <w:pPr>
        <w:spacing w:before="300" w:after="80"/>
      </w:pPr>
      <w:r>
        <w:rPr>
          <w:b/>
          <w:bCs/>
          <w:color w:val="B45309"/>
          <w:sz w:val="24"/>
          <w:szCs w:val="24"/>
        </w:rPr>
        <w:t xml:space="preserve">Track A -- Shiny Maximal  </w:t>
      </w:r>
      <w:r>
        <w:rPr>
          <w:i/>
          <w:iCs/>
          <w:color w:val="64748B"/>
          <w:sz w:val="18"/>
          <w:szCs w:val="18"/>
        </w:rPr>
        <w:t>(jazzy desi -- festive, celebratory, loud on purpose)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0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03" w14:textId="77777777" w:rsidR="009F15F3" w:rsidRDefault="00E73214">
            <w:r>
              <w:rPr>
                <w:b/>
                <w:bCs/>
                <w:color w:val="1E3A5F"/>
                <w:sz w:val="16"/>
                <w:szCs w:val="16"/>
              </w:rPr>
              <w:t xml:space="preserve">Dimension</w:t>
            </w:r>
          </w:p>
        </w:tc>
        <w:tc>
          <w:tcPr>
            <w:tcW w:w="6560" w:type="dxa"/>
            <w:tcBorders>
              <w:top w:val="single" w:sz="1" w:space="0" w:color="CBD5E1"/>
              <w:left w:val="single" w:sz="1" w:space="0" w:color="CBD5E1"/>
              <w:bottom w:val="single" w:sz="1" w:space="0" w:color="CBD5E1"/>
              <w:right w:val="single" w:sz="1" w:space="0" w:color="CBD5E1"/>
            </w:tcBorders>
          </w:tcPr>
          <w:p w14:paraId="70000004" w14:textId="77777777" w:rsidR="009F15F3" w:rsidRDefault="00E73214">
            <w:r>
              <w:rPr>
                <w:b/>
                <w:bCs/>
                <w:color w:val="1E3A5F"/>
                <w:sz w:val="16"/>
                <w:szCs w:val="16"/>
              </w:rPr>
              <w:t xml:space="preserve">Specification</w:t>
            </w:r>
          </w:p>
        </w:tc>
      </w:tr>
      <w:tr w:rsidR="009F15F3" w14:paraId="7000000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06" w14:textId="77777777" w:rsidR="009F15F3" w:rsidRDefault="00E73214">
            <w:r>
              <w:rPr>
                <w:b/>
                <w:bCs/>
                <w:color w:val="1E3A5F"/>
                <w:sz w:val="16"/>
                <w:szCs w:val="16"/>
              </w:rPr>
              <w:t xml:space="preserve">Palette family</w:t>
            </w:r>
          </w:p>
        </w:tc>
        <w:tc>
          <w:tcPr>
            <w:tcW w:w="6560" w:type="dxa"/>
            <w:tcBorders>
              <w:top w:val="single" w:sz="1" w:space="0" w:color="CBD5E1"/>
              <w:left w:val="single" w:sz="1" w:space="0" w:color="CBD5E1"/>
              <w:bottom w:val="single" w:sz="1" w:space="0" w:color="CBD5E1"/>
              <w:right w:val="single" w:sz="1" w:space="0" w:color="CBD5E1"/>
            </w:tcBorders>
          </w:tcPr>
          <w:p w14:paraId="70000007" w14:textId="77777777" w:rsidR="009F15F3" w:rsidRDefault="00E73214">
            <w:r>
              <w:rPr>
                <w:color w:val="374151"/>
                <w:sz w:val="16"/>
                <w:szCs w:val="16"/>
              </w:rPr>
              <w:t xml:space="preserve">9 palettes (GM-C1-A through GM-C9-A). GM-C1-A: Dominant #FF8C1A neon marigold / Accent #FF6B00 electric saffron / Highlight #FFD700 hot gold / Punch #8B0000 deep maroon. 3 NEW Track-A-exclusive palettes: GM-C7-A Hot Pink Festive (#EC4899), GM-C8-A Royal Purple (#7C3AED), GM-C9-A Peacock Teal (#0891B2). All paired with gold accents.</w:t>
            </w:r>
          </w:p>
        </w:tc>
      </w:tr>
      <w:tr w:rsidR="009F15F3" w14:paraId="7000000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09" w14:textId="77777777" w:rsidR="009F15F3" w:rsidRDefault="00E73214">
            <w:r>
              <w:rPr>
                <w:b/>
                <w:bCs/>
                <w:color w:val="1E3A5F"/>
                <w:sz w:val="16"/>
                <w:szCs w:val="16"/>
              </w:rPr>
              <w:t xml:space="preserve">Finish options [NEW]</w:t>
            </w:r>
          </w:p>
        </w:tc>
        <w:tc>
          <w:tcPr>
            <w:tcW w:w="6560" w:type="dxa"/>
            <w:tcBorders>
              <w:top w:val="single" w:sz="1" w:space="0" w:color="CBD5E1"/>
              <w:left w:val="single" w:sz="1" w:space="0" w:color="CBD5E1"/>
              <w:bottom w:val="single" w:sz="1" w:space="0" w:color="CBD5E1"/>
              <w:right w:val="single" w:sz="1" w:space="0" w:color="CBD5E1"/>
            </w:tcBorders>
          </w:tcPr>
          <w:p w14:paraId="7000000A" w14:textId="77777777" w:rsidR="009F15F3" w:rsidRDefault="00E73214">
            <w:r>
              <w:rPr>
                <w:color w:val="374151"/>
                <w:sz w:val="16"/>
                <w:szCs w:val="16"/>
              </w:rPr>
              <w:t xml:space="preserve">5 background treatments: FN-1 Plain Solid, FN-2 Radial Gradient, FN-3 Sparkle/Glitter, FN-4 Metallic Foil, FN-5 Bokeh Glow. Each injects specific prompt language controlling background surface.</w:t>
            </w:r>
          </w:p>
        </w:tc>
      </w:tr>
      <w:tr w:rsidR="009F15F3" w14:paraId="7000000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0C" w14:textId="77777777" w:rsidR="009F15F3" w:rsidRDefault="00E73214">
            <w:r>
              <w:rPr>
                <w:b/>
                <w:bCs/>
                <w:color w:val="1E3A5F"/>
                <w:sz w:val="16"/>
                <w:szCs w:val="16"/>
              </w:rPr>
              <w:t xml:space="preserve">Font pool</w:t>
            </w:r>
          </w:p>
        </w:tc>
        <w:tc>
          <w:tcPr>
            <w:tcW w:w="6560" w:type="dxa"/>
            <w:tcBorders>
              <w:top w:val="single" w:sz="1" w:space="0" w:color="CBD5E1"/>
              <w:left w:val="single" w:sz="1" w:space="0" w:color="CBD5E1"/>
              <w:bottom w:val="single" w:sz="1" w:space="0" w:color="CBD5E1"/>
              <w:right w:val="single" w:sz="1" w:space="0" w:color="CBD5E1"/>
            </w:tcBorders>
          </w:tcPr>
          <w:p w14:paraId="7000000D" w14:textId="77777777" w:rsidR="009F15F3" w:rsidRDefault="00E73214">
            <w:r>
              <w:rPr>
                <w:color w:val="374151"/>
                <w:sz w:val="16"/>
                <w:szCs w:val="16"/>
              </w:rPr>
              <w:t xml:space="preserve">Display: Cinzel Decorative, Samarkan, Ranchers, Alfa Slab One, Yatra One, Rozha One. Script: Great Vibes, Allura, Sacramento, Parisienne. Body: Montserrat Black, Poppins Bold, Mukta Bold. Treatments: gold-fill, metallic gradient, drop-shadow, outer glow, emboss.</w:t>
            </w:r>
          </w:p>
        </w:tc>
      </w:tr>
      <w:tr w:rsidR="009F15F3" w14:paraId="7000000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0F" w14:textId="77777777" w:rsidR="009F15F3" w:rsidRDefault="00E73214">
            <w:r>
              <w:rPr>
                <w:b/>
                <w:bCs/>
                <w:color w:val="1E3A5F"/>
                <w:sz w:val="16"/>
                <w:szCs w:val="16"/>
              </w:rPr>
              <w:t xml:space="preserve">Illustration rendering</w:t>
            </w:r>
          </w:p>
        </w:tc>
        <w:tc>
          <w:tcPr>
            <w:tcW w:w="6560" w:type="dxa"/>
            <w:tcBorders>
              <w:top w:val="single" w:sz="1" w:space="0" w:color="CBD5E1"/>
              <w:left w:val="single" w:sz="1" w:space="0" w:color="CBD5E1"/>
              <w:bottom w:val="single" w:sz="1" w:space="0" w:color="CBD5E1"/>
              <w:right w:val="single" w:sz="1" w:space="0" w:color="CBD5E1"/>
            </w:tcBorders>
          </w:tcPr>
          <w:p w14:paraId="70000010" w14:textId="77777777" w:rsidR="009F15F3" w:rsidRDefault="00E73214">
            <w:r>
              <w:rPr>
                <w:color w:val="374151"/>
                <w:sz w:val="16"/>
                <w:szCs w:val="16"/>
              </w:rPr>
              <w:t xml:space="preserve">3 sub-styles: IR-1 Ornamental Vector (gold-foil, paisley/mandala borders, symmetric, stamped-metal), IR-2 Colourful Vector (vivid flat colours, bold outlines, no gold, poster style), IR-3 3D Glossy (raised embossed, candy sheen, dimensional). User selects one per template.</w:t>
            </w:r>
          </w:p>
        </w:tc>
      </w:tr>
      <w:tr w:rsidR="009F15F3" w14:paraId="7000001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2" w14:textId="77777777" w:rsidR="009F15F3" w:rsidRDefault="00E73214">
            <w:r>
              <w:rPr>
                <w:b/>
                <w:bCs/>
                <w:color w:val="1E3A5F"/>
                <w:sz w:val="16"/>
                <w:szCs w:val="16"/>
              </w:rPr>
              <w:t xml:space="preserve">Motif set [NEW]</w:t>
            </w:r>
          </w:p>
        </w:tc>
        <w:tc>
          <w:tcPr>
            <w:tcW w:w="6560" w:type="dxa"/>
            <w:tcBorders>
              <w:top w:val="single" w:sz="1" w:space="0" w:color="CBD5E1"/>
              <w:left w:val="single" w:sz="1" w:space="0" w:color="CBD5E1"/>
              <w:bottom w:val="single" w:sz="1" w:space="0" w:color="CBD5E1"/>
              <w:right w:val="single" w:sz="1" w:space="0" w:color="CBD5E1"/>
            </w:tcBorders>
          </w:tcPr>
          <w:p w14:paraId="70000013" w14:textId="77777777" w:rsidR="009F15F3" w:rsidRDefault="00E73214">
            <w:r>
              <w:rPr>
                <w:color w:val="374151"/>
                <w:sz w:val="16"/>
                <w:szCs w:val="16"/>
              </w:rPr>
              <w:t xml:space="preserve">10 Indian mass-market patterns: MT-1 Paisley, MT-2 Mandala, MT-3 Marigold Chain, MT-4 Lotus Border, MT-5 Peacock, MT-6 Diya Row, MT-7 Rangoli, MT-8 Temple Arch, MT-9 Mehndi Swirls, MT-10 Bel Patta Vine. Applied to frame borders + background accents.</w:t>
            </w:r>
          </w:p>
        </w:tc>
      </w:tr>
      <w:tr w:rsidR="009F15F3" w14:paraId="7000001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5" w14:textId="77777777" w:rsidR="009F15F3" w:rsidRDefault="00E73214">
            <w:r>
              <w:rPr>
                <w:b/>
                <w:bCs/>
                <w:color w:val="1E3A5F"/>
                <w:sz w:val="16"/>
                <w:szCs w:val="16"/>
              </w:rPr>
              <w:t xml:space="preserve">Customisation presets [NEW]</w:t>
            </w:r>
          </w:p>
        </w:tc>
        <w:tc>
          <w:tcPr>
            <w:tcW w:w="6560" w:type="dxa"/>
            <w:tcBorders>
              <w:top w:val="single" w:sz="1" w:space="0" w:color="CBD5E1"/>
              <w:left w:val="single" w:sz="1" w:space="0" w:color="CBD5E1"/>
              <w:bottom w:val="single" w:sz="1" w:space="0" w:color="CBD5E1"/>
              <w:right w:val="single" w:sz="1" w:space="0" w:color="CBD5E1"/>
            </w:tcBorders>
          </w:tcPr>
          <w:p w14:paraId="70000016" w14:textId="77777777" w:rsidR="009F15F3" w:rsidRDefault="00E73214">
            <w:r>
              <w:rPr>
                <w:color w:val="374151"/>
                <w:sz w:val="16"/>
                <w:szCs w:val="16"/>
              </w:rPr>
              <w:t xml:space="preserve">3-tier master control: Basic (restrained festive) / Medium (balanced bling) / Complex (maximum desi). Auto-sets 6 knobs: ornament density, gold amount, shimmer/sparkle, metallic finish, motif coverage, drop shadow. Individual knobs remain accessible.</w:t>
            </w:r>
          </w:p>
        </w:tc>
      </w:tr>
      <w:tr w:rsidR="009F15F3" w14:paraId="7000001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8" w14:textId="77777777" w:rsidR="009F15F3" w:rsidRDefault="00E73214">
            <w:r>
              <w:rPr>
                <w:b/>
                <w:bCs/>
                <w:color w:val="1E3A5F"/>
                <w:sz w:val="16"/>
                <w:szCs w:val="16"/>
              </w:rPr>
              <w:t xml:space="preserve">Prompt style flags</w:t>
            </w:r>
          </w:p>
        </w:tc>
        <w:tc>
          <w:tcPr>
            <w:tcW w:w="6560" w:type="dxa"/>
            <w:tcBorders>
              <w:top w:val="single" w:sz="1" w:space="0" w:color="CBD5E1"/>
              <w:left w:val="single" w:sz="1" w:space="0" w:color="CBD5E1"/>
              <w:bottom w:val="single" w:sz="1" w:space="0" w:color="CBD5E1"/>
              <w:right w:val="single" w:sz="1" w:space="0" w:color="CBD5E1"/>
            </w:tcBorders>
          </w:tcPr>
          <w:p w14:paraId="70000019" w14:textId="77777777" w:rsidR="009F15F3" w:rsidRDefault="00E73214">
            <w:r>
              <w:rPr>
                <w:color w:val="374151"/>
                <w:sz w:val="16"/>
                <w:szCs w:val="16"/>
              </w:rPr>
              <w:t xml:space="preserve">Midjourney: --ar 9:16 --s 400 --chaos 5 --weird 25 --stylize 400. Leonardo: Alchemy ON, PhotoReal OFF. Firefly: stylize 80, Art content type. Platform-specific prompt templates with [FINISH_PROMPT], [MOTIF_PROMPT], [ILLUSTRATION_RENDERING_STYLE] injection.</w:t>
            </w:r>
          </w:p>
        </w:tc>
      </w:tr>
      <w:tr w:rsidR="009F15F3" w14:paraId="7000001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B" w14:textId="77777777" w:rsidR="009F15F3" w:rsidRDefault="00E73214">
            <w:r>
              <w:rPr>
                <w:b/>
                <w:bCs/>
                <w:color w:val="1E3A5F"/>
                <w:sz w:val="16"/>
                <w:szCs w:val="16"/>
              </w:rPr>
              <w:t xml:space="preserve">Negative prompt</w:t>
            </w:r>
          </w:p>
        </w:tc>
        <w:tc>
          <w:tcPr>
            <w:tcW w:w="6560" w:type="dxa"/>
            <w:tcBorders>
              <w:top w:val="single" w:sz="1" w:space="0" w:color="CBD5E1"/>
              <w:left w:val="single" w:sz="1" w:space="0" w:color="CBD5E1"/>
              <w:bottom w:val="single" w:sz="1" w:space="0" w:color="CBD5E1"/>
              <w:right w:val="single" w:sz="1" w:space="0" w:color="CBD5E1"/>
            </w:tcBorders>
          </w:tcPr>
          <w:p w14:paraId="7000001C" w14:textId="77777777" w:rsidR="009F15F3" w:rsidRDefault="00E73214">
            <w:r>
              <w:rPr>
                <w:color w:val="374151"/>
                <w:sz w:val="16"/>
                <w:szCs w:val="16"/>
              </w:rPr>
              <w:t xml:space="preserve">No minimalism, no muted colours, no sans-serif only, no empty/breathable composition, no photorealism, no film grain, no Western ornaments, no pastel palette.</w:t>
            </w:r>
          </w:p>
        </w:tc>
      </w:tr>
      <w:tr w:rsidR="009F15F3" w14:paraId="7000001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1E" w14:textId="77777777" w:rsidR="009F15F3" w:rsidRDefault="00E73214">
            <w:r>
              <w:rPr>
                <w:b/>
                <w:bCs/>
                <w:color w:val="1E3A5F"/>
                <w:sz w:val="16"/>
                <w:szCs w:val="16"/>
              </w:rPr>
              <w:t xml:space="preserve">Reference aesthetics</w:t>
            </w:r>
          </w:p>
        </w:tc>
        <w:tc>
          <w:tcPr>
            <w:tcW w:w="6560" w:type="dxa"/>
            <w:tcBorders>
              <w:top w:val="single" w:sz="1" w:space="0" w:color="CBD5E1"/>
              <w:left w:val="single" w:sz="1" w:space="0" w:color="CBD5E1"/>
              <w:bottom w:val="single" w:sz="1" w:space="0" w:color="CBD5E1"/>
              <w:right w:val="single" w:sz="1" w:space="0" w:color="CBD5E1"/>
            </w:tcBorders>
          </w:tcPr>
          <w:p w14:paraId="7000001F" w14:textId="77777777" w:rsidR="009F15F3" w:rsidRDefault="00E73214">
            <w:r>
              <w:rPr>
                <w:color w:val="374151"/>
                <w:sz w:val="16"/>
                <w:szCs w:val="16"/>
              </w:rPr>
              <w:t xml:space="preserve">Punjabi wedding invitations, Diwali greeting cards, Madhubani-revival digital art, Bollywood film posters (80s-90s), FabIndia festive packaging, ShareChat/Moj top GM posts, Rajasthani miniature-meets-digital, temple decoration art, Indian truck art, Meenakari enamel, Patachitra, zardozi embroidery, Kalamkari, Tanjore gold leaf, Banarasi brocade.</w:t>
            </w:r>
          </w:p>
        </w:tc>
      </w:tr>
      <w:tr w:rsidR="009F15F3" w14:paraId="7000002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21" w14:textId="77777777" w:rsidR="009F15F3" w:rsidRDefault="00E73214">
            <w:r>
              <w:rPr>
                <w:b/>
                <w:bCs/>
                <w:color w:val="1E3A5F"/>
                <w:sz w:val="16"/>
                <w:szCs w:val="16"/>
              </w:rPr>
              <w:t xml:space="preserve">Approved archetypes</w:t>
            </w:r>
          </w:p>
        </w:tc>
        <w:tc>
          <w:tcPr>
            <w:tcW w:w="6560" w:type="dxa"/>
            <w:tcBorders>
              <w:top w:val="single" w:sz="1" w:space="0" w:color="CBD5E1"/>
              <w:left w:val="single" w:sz="1" w:space="0" w:color="CBD5E1"/>
              <w:bottom w:val="single" w:sz="1" w:space="0" w:color="CBD5E1"/>
              <w:right w:val="single" w:sz="1" w:space="0" w:color="CBD5E1"/>
            </w:tcBorders>
          </w:tcPr>
          <w:p w14:paraId="70000022" w14:textId="77777777" w:rsidR="009F15F3" w:rsidRDefault="00E73214">
            <w:r>
              <w:rPr>
                <w:color w:val="374151"/>
                <w:sz w:val="16"/>
                <w:szCs w:val="16"/>
              </w:rPr>
              <w:t xml:space="preserve">A1 (best fit), A2, B1 (photo with ornamental overlay). Not recommended: C2 minimal, D1 illustrated (conflict with maximalism).</w:t>
            </w:r>
          </w:p>
        </w:tc>
      </w:tr>
    </w:tbl>
    <w:p w14:paraId="70000023" w14:textId="77777777" w:rsidR="009F15F3" w:rsidRDefault="00E73214">
      <w:pPr>
        <w:spacing w:before="300" w:after="80"/>
      </w:pPr>
      <w:r>
        <w:rPr>
          <w:b/>
          <w:bCs/>
          <w:color w:val="1E3A5F"/>
          <w:sz w:val="20"/>
          <w:szCs w:val="20"/>
        </w:rPr>
        <w:t xml:space="preserve">Detailed BRD -- Track A Shiny Maximal</w:t>
      </w:r>
    </w:p>
    <w:p w14:paraId="70000024" w14:textId="77777777" w:rsidR="009F15F3" w:rsidRDefault="00E73214">
      <w:pPr>
        <w:spacing w:before="80" w:after="80"/>
      </w:pPr>
      <w:r>
        <w:rPr>
          <w:i/>
          <w:iCs/>
          <w:color w:val="64748B"/>
          <w:sz w:val="18"/>
          <w:szCs w:val="18"/>
        </w:rPr>
        <w:t xml:space="preserve">Prototype-ready specification. Every design token below is engineering-resolvable -- hex codes, font stacks, pixel dimensions, model flags.</w:t>
      </w:r>
    </w:p>
    <w:p w14:paraId="70000025" w14:textId="77777777" w:rsidR="009F15F3" w:rsidRDefault="00E73214">
      <w:pPr>
        <w:spacing w:before="240" w:after="120"/>
      </w:pPr>
      <w:r>
        <w:rPr>
          <w:b/>
          <w:bCs/>
          <w:color w:val="1E3A5F"/>
          <w:sz w:val="20"/>
          <w:szCs w:val="20"/>
        </w:rPr>
        <w:t xml:space="preserve">1. Colour System -- Design Tokens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26"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27" w14:textId="77777777" w:rsidR="009F15F3" w:rsidRDefault="00E73214">
            <w:r>
              <w:rPr>
                <w:b/>
                <w:bCs/>
                <w:color w:val="1E3A5F"/>
                <w:sz w:val="16"/>
                <w:szCs w:val="16"/>
              </w:rPr>
              <w:t xml:space="preserve">Role</w:t>
            </w:r>
          </w:p>
        </w:tc>
        <w:tc>
          <w:tcPr>
            <w:tcW w:w="6560" w:type="dxa"/>
            <w:tcBorders>
              <w:top w:val="single" w:sz="1" w:space="0" w:color="CBD5E1"/>
              <w:left w:val="single" w:sz="1" w:space="0" w:color="CBD5E1"/>
              <w:bottom w:val="single" w:sz="1" w:space="0" w:color="CBD5E1"/>
              <w:right w:val="single" w:sz="1" w:space="0" w:color="CBD5E1"/>
            </w:tcBorders>
          </w:tcPr>
          <w:p w14:paraId="70000028" w14:textId="77777777" w:rsidR="009F15F3" w:rsidRDefault="00E73214">
            <w:r>
              <w:rPr>
                <w:b/>
                <w:bCs/>
                <w:color w:val="1E3A5F"/>
                <w:sz w:val="16"/>
                <w:szCs w:val="16"/>
              </w:rPr>
              <w:t xml:space="preserve">Hex / Value | Name | Usage rule</w:t>
            </w:r>
          </w:p>
        </w:tc>
      </w:tr>
      <w:tr w:rsidR="009F15F3" w14:paraId="7000002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2A" w14:textId="77777777" w:rsidR="009F15F3" w:rsidRDefault="00E73214">
            <w:r>
              <w:rPr>
                <w:b/>
                <w:bCs/>
                <w:color w:val="1E3A5F"/>
                <w:sz w:val="16"/>
                <w:szCs w:val="16"/>
              </w:rPr>
              <w:t xml:space="preserve">Primary 1 / Dominant</w:t>
            </w:r>
          </w:p>
        </w:tc>
        <w:tc>
          <w:tcPr>
            <w:tcW w:w="6560" w:type="dxa"/>
            <w:tcBorders>
              <w:top w:val="single" w:sz="1" w:space="0" w:color="CBD5E1"/>
              <w:left w:val="single" w:sz="1" w:space="0" w:color="CBD5E1"/>
              <w:bottom w:val="single" w:sz="1" w:space="0" w:color="CBD5E1"/>
              <w:right w:val="single" w:sz="1" w:space="0" w:color="CBD5E1"/>
            </w:tcBorders>
          </w:tcPr>
          <w:p w14:paraId="7000002B" w14:textId="77777777" w:rsidR="009F15F3" w:rsidRDefault="00E73214">
            <w:r>
              <w:rPr>
                <w:color w:val="374151"/>
                <w:sz w:val="16"/>
                <w:szCs w:val="16"/>
              </w:rPr>
              <w:t xml:space="preserve">#FF8C1A | Neon Marigold | Background fill 60%, primary brand surface, edge-to-edge canvas fills</w:t>
            </w:r>
          </w:p>
        </w:tc>
      </w:tr>
      <w:tr w:rsidR="009F15F3" w14:paraId="7000002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2D" w14:textId="77777777" w:rsidR="009F15F3" w:rsidRDefault="00E73214">
            <w:r>
              <w:rPr>
                <w:b/>
                <w:bCs/>
                <w:color w:val="1E3A5F"/>
                <w:sz w:val="16"/>
                <w:szCs w:val="16"/>
              </w:rPr>
              <w:t xml:space="preserve">Primary 2 / Dominant</w:t>
            </w:r>
          </w:p>
        </w:tc>
        <w:tc>
          <w:tcPr>
            <w:tcW w:w="6560" w:type="dxa"/>
            <w:tcBorders>
              <w:top w:val="single" w:sz="1" w:space="0" w:color="CBD5E1"/>
              <w:left w:val="single" w:sz="1" w:space="0" w:color="CBD5E1"/>
              <w:bottom w:val="single" w:sz="1" w:space="0" w:color="CBD5E1"/>
              <w:right w:val="single" w:sz="1" w:space="0" w:color="CBD5E1"/>
            </w:tcBorders>
          </w:tcPr>
          <w:p w14:paraId="7000002E" w14:textId="77777777" w:rsidR="009F15F3" w:rsidRDefault="00E73214">
            <w:r>
              <w:rPr>
                <w:color w:val="374151"/>
                <w:sz w:val="16"/>
                <w:szCs w:val="16"/>
              </w:rPr>
              <w:t xml:space="preserve">#FF6B00 | Electric Saffron | Background gradient stop, deep saturated accent blocks</w:t>
            </w:r>
          </w:p>
        </w:tc>
      </w:tr>
      <w:tr w:rsidR="009F15F3" w14:paraId="7000002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0" w14:textId="77777777" w:rsidR="009F15F3" w:rsidRDefault="00E73214">
            <w:r>
              <w:rPr>
                <w:b/>
                <w:bCs/>
                <w:color w:val="1E3A5F"/>
                <w:sz w:val="16"/>
                <w:szCs w:val="16"/>
              </w:rPr>
              <w:t xml:space="preserve">Primary 3 / Highlight</w:t>
            </w:r>
          </w:p>
        </w:tc>
        <w:tc>
          <w:tcPr>
            <w:tcW w:w="6560" w:type="dxa"/>
            <w:tcBorders>
              <w:top w:val="single" w:sz="1" w:space="0" w:color="CBD5E1"/>
              <w:left w:val="single" w:sz="1" w:space="0" w:color="CBD5E1"/>
              <w:bottom w:val="single" w:sz="1" w:space="0" w:color="CBD5E1"/>
              <w:right w:val="single" w:sz="1" w:space="0" w:color="CBD5E1"/>
            </w:tcBorders>
          </w:tcPr>
          <w:p w14:paraId="70000031" w14:textId="77777777" w:rsidR="009F15F3" w:rsidRDefault="00E73214">
            <w:r>
              <w:rPr>
                <w:color w:val="374151"/>
                <w:sz w:val="16"/>
                <w:szCs w:val="16"/>
              </w:rPr>
              <w:t xml:space="preserve">#FFD700 | Hot Gold | Metallic foil fills, decorative borders, headline text-gradient top stop</w:t>
            </w:r>
          </w:p>
        </w:tc>
      </w:tr>
      <w:tr w:rsidR="009F15F3" w14:paraId="7000003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3" w14:textId="77777777" w:rsidR="009F15F3" w:rsidRDefault="00E73214">
            <w:r>
              <w:rPr>
                <w:b/>
                <w:bCs/>
                <w:color w:val="1E3A5F"/>
                <w:sz w:val="16"/>
                <w:szCs w:val="16"/>
              </w:rPr>
              <w:t xml:space="preserve">Primary 4 / Highlight</w:t>
            </w:r>
          </w:p>
        </w:tc>
        <w:tc>
          <w:tcPr>
            <w:tcW w:w="6560" w:type="dxa"/>
            <w:tcBorders>
              <w:top w:val="single" w:sz="1" w:space="0" w:color="CBD5E1"/>
              <w:left w:val="single" w:sz="1" w:space="0" w:color="CBD5E1"/>
              <w:bottom w:val="single" w:sz="1" w:space="0" w:color="CBD5E1"/>
              <w:right w:val="single" w:sz="1" w:space="0" w:color="CBD5E1"/>
            </w:tcBorders>
          </w:tcPr>
          <w:p w14:paraId="70000034" w14:textId="77777777" w:rsidR="009F15F3" w:rsidRDefault="00E73214">
            <w:r>
              <w:rPr>
                <w:color w:val="374151"/>
                <w:sz w:val="16"/>
                <w:szCs w:val="16"/>
              </w:rPr>
              <w:t xml:space="preserve">#DAA520 | Antique Gold | Headline text-gradient bottom stop, ornamental strokes</w:t>
            </w:r>
          </w:p>
        </w:tc>
      </w:tr>
      <w:tr w:rsidR="009F15F3" w14:paraId="7000003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6" w14:textId="77777777" w:rsidR="009F15F3" w:rsidRDefault="00E73214">
            <w:r>
              <w:rPr>
                <w:b/>
                <w:bCs/>
                <w:color w:val="1E3A5F"/>
                <w:sz w:val="16"/>
                <w:szCs w:val="16"/>
              </w:rPr>
              <w:t xml:space="preserve">Accent 1 / Punch</w:t>
            </w:r>
          </w:p>
        </w:tc>
        <w:tc>
          <w:tcPr>
            <w:tcW w:w="6560" w:type="dxa"/>
            <w:tcBorders>
              <w:top w:val="single" w:sz="1" w:space="0" w:color="CBD5E1"/>
              <w:left w:val="single" w:sz="1" w:space="0" w:color="CBD5E1"/>
              <w:bottom w:val="single" w:sz="1" w:space="0" w:color="CBD5E1"/>
              <w:right w:val="single" w:sz="1" w:space="0" w:color="CBD5E1"/>
            </w:tcBorders>
          </w:tcPr>
          <w:p w14:paraId="70000037" w14:textId="77777777" w:rsidR="009F15F3" w:rsidRDefault="00E73214">
            <w:r>
              <w:rPr>
                <w:color w:val="374151"/>
                <w:sz w:val="16"/>
                <w:szCs w:val="16"/>
              </w:rPr>
              <w:t xml:space="preserve">#8B0000 | Deep Maroon | Text on light gold, contrast accent, bottom-band fills</w:t>
            </w:r>
          </w:p>
        </w:tc>
      </w:tr>
      <w:tr w:rsidR="009F15F3" w14:paraId="7000003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9" w14:textId="77777777" w:rsidR="009F15F3" w:rsidRDefault="00E73214">
            <w:r>
              <w:rPr>
                <w:b/>
                <w:bCs/>
                <w:color w:val="1E3A5F"/>
                <w:sz w:val="16"/>
                <w:szCs w:val="16"/>
              </w:rPr>
              <w:t xml:space="preserve">Accent 2 / Punch</w:t>
            </w:r>
          </w:p>
        </w:tc>
        <w:tc>
          <w:tcPr>
            <w:tcW w:w="6560" w:type="dxa"/>
            <w:tcBorders>
              <w:top w:val="single" w:sz="1" w:space="0" w:color="CBD5E1"/>
              <w:left w:val="single" w:sz="1" w:space="0" w:color="CBD5E1"/>
              <w:bottom w:val="single" w:sz="1" w:space="0" w:color="CBD5E1"/>
              <w:right w:val="single" w:sz="1" w:space="0" w:color="CBD5E1"/>
            </w:tcBorders>
          </w:tcPr>
          <w:p w14:paraId="7000003A" w14:textId="77777777" w:rsidR="009F15F3" w:rsidRDefault="00E73214">
            <w:r>
              <w:rPr>
                <w:color w:val="374151"/>
                <w:sz w:val="16"/>
                <w:szCs w:val="16"/>
              </w:rPr>
              <w:t xml:space="preserve">#B8001F | Kumkum Red | CTA buttons, sindoor tika motif, dot-accents</w:t>
            </w:r>
          </w:p>
        </w:tc>
      </w:tr>
      <w:tr w:rsidR="009F15F3" w14:paraId="7000003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C" w14:textId="77777777" w:rsidR="009F15F3" w:rsidRDefault="00E73214">
            <w:r>
              <w:rPr>
                <w:b/>
                <w:bCs/>
                <w:color w:val="1E3A5F"/>
                <w:sz w:val="16"/>
                <w:szCs w:val="16"/>
              </w:rPr>
              <w:t xml:space="preserve">Accent 3 / Sparkle</w:t>
            </w:r>
          </w:p>
        </w:tc>
        <w:tc>
          <w:tcPr>
            <w:tcW w:w="6560" w:type="dxa"/>
            <w:tcBorders>
              <w:top w:val="single" w:sz="1" w:space="0" w:color="CBD5E1"/>
              <w:left w:val="single" w:sz="1" w:space="0" w:color="CBD5E1"/>
              <w:bottom w:val="single" w:sz="1" w:space="0" w:color="CBD5E1"/>
              <w:right w:val="single" w:sz="1" w:space="0" w:color="CBD5E1"/>
            </w:tcBorders>
          </w:tcPr>
          <w:p w14:paraId="7000003D" w14:textId="77777777" w:rsidR="009F15F3" w:rsidRDefault="00E73214">
            <w:r>
              <w:rPr>
                <w:color w:val="374151"/>
                <w:sz w:val="16"/>
                <w:szCs w:val="16"/>
              </w:rPr>
              <w:t xml:space="preserve">#FFFFFF | Spark White | Sparkle particle cores, lens-flare highlights</w:t>
            </w:r>
          </w:p>
        </w:tc>
      </w:tr>
      <w:tr w:rsidR="009F15F3" w14:paraId="7000003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3F" w14:textId="77777777" w:rsidR="009F15F3" w:rsidRDefault="00E73214">
            <w:r>
              <w:rPr>
                <w:b/>
                <w:bCs/>
                <w:color w:val="1E3A5F"/>
                <w:sz w:val="16"/>
                <w:szCs w:val="16"/>
              </w:rPr>
              <w:t xml:space="preserve">Neutral / Deep</w:t>
            </w:r>
          </w:p>
        </w:tc>
        <w:tc>
          <w:tcPr>
            <w:tcW w:w="6560" w:type="dxa"/>
            <w:tcBorders>
              <w:top w:val="single" w:sz="1" w:space="0" w:color="CBD5E1"/>
              <w:left w:val="single" w:sz="1" w:space="0" w:color="CBD5E1"/>
              <w:bottom w:val="single" w:sz="1" w:space="0" w:color="CBD5E1"/>
              <w:right w:val="single" w:sz="1" w:space="0" w:color="CBD5E1"/>
            </w:tcBorders>
          </w:tcPr>
          <w:p w14:paraId="70000040" w14:textId="77777777" w:rsidR="009F15F3" w:rsidRDefault="00E73214">
            <w:r>
              <w:rPr>
                <w:color w:val="374151"/>
                <w:sz w:val="16"/>
                <w:szCs w:val="16"/>
              </w:rPr>
              <w:t xml:space="preserve">#1A0F00 | Ink Black | Body caption text fallback</w:t>
            </w:r>
          </w:p>
        </w:tc>
      </w:tr>
      <w:tr w:rsidR="009F15F3" w14:paraId="7000004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2" w14:textId="77777777" w:rsidR="009F15F3" w:rsidRDefault="00E73214">
            <w:r>
              <w:rPr>
                <w:b/>
                <w:bCs/>
                <w:color w:val="1E3A5F"/>
                <w:sz w:val="16"/>
                <w:szCs w:val="16"/>
              </w:rPr>
              <w:t xml:space="preserve">Neutral / Cream</w:t>
            </w:r>
          </w:p>
        </w:tc>
        <w:tc>
          <w:tcPr>
            <w:tcW w:w="6560" w:type="dxa"/>
            <w:tcBorders>
              <w:top w:val="single" w:sz="1" w:space="0" w:color="CBD5E1"/>
              <w:left w:val="single" w:sz="1" w:space="0" w:color="CBD5E1"/>
              <w:bottom w:val="single" w:sz="1" w:space="0" w:color="CBD5E1"/>
              <w:right w:val="single" w:sz="1" w:space="0" w:color="CBD5E1"/>
            </w:tcBorders>
          </w:tcPr>
          <w:p w14:paraId="70000043" w14:textId="77777777" w:rsidR="009F15F3" w:rsidRDefault="00E73214">
            <w:r>
              <w:rPr>
                <w:color w:val="374151"/>
                <w:sz w:val="16"/>
                <w:szCs w:val="16"/>
              </w:rPr>
              <w:t xml:space="preserve">#FFF8E7 | Ivory Cream | Secondary surface, text-box underlays at 85% opacity</w:t>
            </w:r>
          </w:p>
        </w:tc>
      </w:tr>
      <w:tr w:rsidR="009F15F3" w14:paraId="7000004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5" w14:textId="77777777" w:rsidR="009F15F3" w:rsidRDefault="00E73214">
            <w:r>
              <w:rPr>
                <w:b/>
                <w:bCs/>
                <w:color w:val="1E3A5F"/>
                <w:sz w:val="16"/>
                <w:szCs w:val="16"/>
              </w:rPr>
              <w:t xml:space="preserve">Gradient A</w:t>
            </w:r>
          </w:p>
        </w:tc>
        <w:tc>
          <w:tcPr>
            <w:tcW w:w="6560" w:type="dxa"/>
            <w:tcBorders>
              <w:top w:val="single" w:sz="1" w:space="0" w:color="CBD5E1"/>
              <w:left w:val="single" w:sz="1" w:space="0" w:color="CBD5E1"/>
              <w:bottom w:val="single" w:sz="1" w:space="0" w:color="CBD5E1"/>
              <w:right w:val="single" w:sz="1" w:space="0" w:color="CBD5E1"/>
            </w:tcBorders>
          </w:tcPr>
          <w:p w14:paraId="70000046" w14:textId="77777777" w:rsidR="009F15F3" w:rsidRDefault="00E73214">
            <w:r>
              <w:rPr>
                <w:color w:val="374151"/>
                <w:sz w:val="16"/>
                <w:szCs w:val="16"/>
              </w:rPr>
              <w:t xml:space="preserve">linear-gradient(135deg, #FF6B00 0%, #FFD700 100%) | Saffron-Gold Diagonal | Headline fill, CTA hover</w:t>
            </w:r>
          </w:p>
        </w:tc>
      </w:tr>
      <w:tr w:rsidR="009F15F3" w14:paraId="7000004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8" w14:textId="77777777" w:rsidR="009F15F3" w:rsidRDefault="00E73214">
            <w:r>
              <w:rPr>
                <w:b/>
                <w:bCs/>
                <w:color w:val="1E3A5F"/>
                <w:sz w:val="16"/>
                <w:szCs w:val="16"/>
              </w:rPr>
              <w:t xml:space="preserve">Gradient B</w:t>
            </w:r>
          </w:p>
        </w:tc>
        <w:tc>
          <w:tcPr>
            <w:tcW w:w="6560" w:type="dxa"/>
            <w:tcBorders>
              <w:top w:val="single" w:sz="1" w:space="0" w:color="CBD5E1"/>
              <w:left w:val="single" w:sz="1" w:space="0" w:color="CBD5E1"/>
              <w:bottom w:val="single" w:sz="1" w:space="0" w:color="CBD5E1"/>
              <w:right w:val="single" w:sz="1" w:space="0" w:color="CBD5E1"/>
            </w:tcBorders>
          </w:tcPr>
          <w:p w14:paraId="70000049" w14:textId="77777777" w:rsidR="009F15F3" w:rsidRDefault="00E73214">
            <w:r>
              <w:rPr>
                <w:color w:val="374151"/>
                <w:sz w:val="16"/>
                <w:szCs w:val="16"/>
              </w:rPr>
              <w:t xml:space="preserve">radial-gradient(circle at 50% 40%, #FFD700 0%, #FF8C1A 55%, #8B0000 100%) | Sunburst Radial | Full-bleed hero backgrounds</w:t>
            </w:r>
          </w:p>
        </w:tc>
      </w:tr>
      <w:tr w:rsidR="009F15F3" w14:paraId="7000004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B" w14:textId="77777777" w:rsidR="009F15F3" w:rsidRDefault="00E73214">
            <w:r>
              <w:rPr>
                <w:b/>
                <w:bCs/>
                <w:color w:val="1E3A5F"/>
                <w:sz w:val="16"/>
                <w:szCs w:val="16"/>
              </w:rPr>
              <w:t xml:space="preserve">Shadow / Glow</w:t>
            </w:r>
          </w:p>
        </w:tc>
        <w:tc>
          <w:tcPr>
            <w:tcW w:w="6560" w:type="dxa"/>
            <w:tcBorders>
              <w:top w:val="single" w:sz="1" w:space="0" w:color="CBD5E1"/>
              <w:left w:val="single" w:sz="1" w:space="0" w:color="CBD5E1"/>
              <w:bottom w:val="single" w:sz="1" w:space="0" w:color="CBD5E1"/>
              <w:right w:val="single" w:sz="1" w:space="0" w:color="CBD5E1"/>
            </w:tcBorders>
          </w:tcPr>
          <w:p w14:paraId="7000004C" w14:textId="77777777" w:rsidR="009F15F3" w:rsidRDefault="00E73214">
            <w:r>
              <w:rPr>
                <w:color w:val="374151"/>
                <w:sz w:val="16"/>
                <w:szCs w:val="16"/>
              </w:rPr>
              <w:t xml:space="preserve">rgba(139,0,0,0.45) | Maroon Drop | Text drop-shadow offset 0,4 blur 12</w:t>
            </w:r>
          </w:p>
        </w:tc>
      </w:tr>
      <w:tr w:rsidR="009F15F3" w14:paraId="7000004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4E" w14:textId="77777777" w:rsidR="009F15F3" w:rsidRDefault="00E73214">
            <w:r>
              <w:rPr>
                <w:b/>
                <w:bCs/>
                <w:color w:val="1E3A5F"/>
                <w:sz w:val="16"/>
                <w:szCs w:val="16"/>
              </w:rPr>
              <w:t xml:space="preserve">Glow / Outer</w:t>
            </w:r>
          </w:p>
        </w:tc>
        <w:tc>
          <w:tcPr>
            <w:tcW w:w="6560" w:type="dxa"/>
            <w:tcBorders>
              <w:top w:val="single" w:sz="1" w:space="0" w:color="CBD5E1"/>
              <w:left w:val="single" w:sz="1" w:space="0" w:color="CBD5E1"/>
              <w:bottom w:val="single" w:sz="1" w:space="0" w:color="CBD5E1"/>
              <w:right w:val="single" w:sz="1" w:space="0" w:color="CBD5E1"/>
            </w:tcBorders>
          </w:tcPr>
          <w:p w14:paraId="7000004F" w14:textId="77777777" w:rsidR="009F15F3" w:rsidRDefault="00E73214">
            <w:r>
              <w:rPr>
                <w:color w:val="374151"/>
                <w:sz w:val="16"/>
                <w:szCs w:val="16"/>
              </w:rPr>
              <w:t xml:space="preserve">rgba(255,215,0,0.70) | Gold Outer Glow | Headline outer-glow blur 24, sparkle bloom</w:t>
            </w:r>
          </w:p>
        </w:tc>
      </w:tr>
    </w:tbl>
    <w:p w14:paraId="70000050" w14:textId="77777777" w:rsidR="009F15F3" w:rsidRDefault="00E73214">
      <w:pPr>
        <w:spacing w:before="80" w:after="80"/>
      </w:pPr>
      <w:r>
        <w:rPr>
          <w:b/>
          <w:bCs/>
          <w:color w:val="1E3A5F"/>
          <w:sz w:val="18"/>
          <w:szCs w:val="18"/>
        </w:rPr>
        <w:t xml:space="preserve">Extended palette -- Track-A-exclusive colours [NEW]:</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51"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52" w14:textId="77777777" w:rsidR="009F15F3" w:rsidRDefault="00E73214">
            <w:r>
              <w:rPr>
                <w:b/>
                <w:bCs/>
                <w:color w:val="1E3A5F"/>
                <w:sz w:val="16"/>
                <w:szCs w:val="16"/>
              </w:rPr>
              <w:t xml:space="preserve">Palette</w:t>
            </w:r>
          </w:p>
        </w:tc>
        <w:tc>
          <w:tcPr>
            <w:tcW w:w="6560" w:type="dxa"/>
            <w:tcBorders>
              <w:top w:val="single" w:sz="1" w:space="0" w:color="CBD5E1"/>
              <w:left w:val="single" w:sz="1" w:space="0" w:color="CBD5E1"/>
              <w:bottom w:val="single" w:sz="1" w:space="0" w:color="CBD5E1"/>
              <w:right w:val="single" w:sz="1" w:space="0" w:color="CBD5E1"/>
            </w:tcBorders>
          </w:tcPr>
          <w:p w14:paraId="70000053" w14:textId="77777777" w:rsidR="009F15F3" w:rsidRDefault="00E73214">
            <w:r>
              <w:rPr>
                <w:b/>
                <w:bCs/>
                <w:color w:val="1E3A5F"/>
                <w:sz w:val="16"/>
                <w:szCs w:val="16"/>
              </w:rPr>
              <w:t xml:space="preserve">Hex Values | Vibe</w:t>
            </w:r>
          </w:p>
        </w:tc>
      </w:tr>
      <w:tr w:rsidR="009F15F3" w14:paraId="7000005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5" w14:textId="77777777" w:rsidR="009F15F3" w:rsidRDefault="00E73214">
            <w:r>
              <w:rPr>
                <w:b/>
                <w:bCs/>
                <w:color w:val="1E3A5F"/>
                <w:sz w:val="16"/>
                <w:szCs w:val="16"/>
              </w:rPr>
              <w:t xml:space="preserve">GM-C7-A Hot Pink Festive</w:t>
            </w:r>
          </w:p>
        </w:tc>
        <w:tc>
          <w:tcPr>
            <w:tcW w:w="6560" w:type="dxa"/>
            <w:tcBorders>
              <w:top w:val="single" w:sz="1" w:space="0" w:color="CBD5E1"/>
              <w:left w:val="single" w:sz="1" w:space="0" w:color="CBD5E1"/>
              <w:bottom w:val="single" w:sz="1" w:space="0" w:color="CBD5E1"/>
              <w:right w:val="single" w:sz="1" w:space="0" w:color="CBD5E1"/>
            </w:tcBorders>
          </w:tcPr>
          <w:p w14:paraId="70000056" w14:textId="77777777" w:rsidR="009F15F3" w:rsidRDefault="00E73214">
            <w:r>
              <w:rPr>
                <w:color w:val="374151"/>
                <w:sz w:val="16"/>
                <w:szCs w:val="16"/>
              </w:rPr>
              <w:t xml:space="preserve">BG: #EC4899 | Text: #FFFFFF | Accent: #FBBF24 (gold) | Secondary: #BE185D (magenta). Bollywood glamour, shaadi pink.</w:t>
            </w:r>
          </w:p>
        </w:tc>
      </w:tr>
      <w:tr w:rsidR="009F15F3" w14:paraId="7000005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8" w14:textId="77777777" w:rsidR="009F15F3" w:rsidRDefault="00E73214">
            <w:r>
              <w:rPr>
                <w:b/>
                <w:bCs/>
                <w:color w:val="1E3A5F"/>
                <w:sz w:val="16"/>
                <w:szCs w:val="16"/>
              </w:rPr>
              <w:t xml:space="preserve">GM-C8-A Royal Purple</w:t>
            </w:r>
          </w:p>
        </w:tc>
        <w:tc>
          <w:tcPr>
            <w:tcW w:w="6560" w:type="dxa"/>
            <w:tcBorders>
              <w:top w:val="single" w:sz="1" w:space="0" w:color="CBD5E1"/>
              <w:left w:val="single" w:sz="1" w:space="0" w:color="CBD5E1"/>
              <w:bottom w:val="single" w:sz="1" w:space="0" w:color="CBD5E1"/>
              <w:right w:val="single" w:sz="1" w:space="0" w:color="CBD5E1"/>
            </w:tcBorders>
          </w:tcPr>
          <w:p w14:paraId="70000059" w14:textId="77777777" w:rsidR="009F15F3" w:rsidRDefault="00E73214">
            <w:r>
              <w:rPr>
                <w:color w:val="374151"/>
                <w:sz w:val="16"/>
                <w:szCs w:val="16"/>
              </w:rPr>
              <w:t xml:space="preserve">BG: #7C3AED | Text: #FEF3C7 (cream) | Accent: #FFD700 (gold) | Secondary: #5B21B6. Regal, Dussehra, Navratri, premium festive.</w:t>
            </w:r>
          </w:p>
        </w:tc>
      </w:tr>
      <w:tr w:rsidR="009F15F3" w14:paraId="7000005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5B" w14:textId="77777777" w:rsidR="009F15F3" w:rsidRDefault="00E73214">
            <w:r>
              <w:rPr>
                <w:b/>
                <w:bCs/>
                <w:color w:val="1E3A5F"/>
                <w:sz w:val="16"/>
                <w:szCs w:val="16"/>
              </w:rPr>
              <w:t xml:space="preserve">GM-C9-A Peacock Teal</w:t>
            </w:r>
          </w:p>
        </w:tc>
        <w:tc>
          <w:tcPr>
            <w:tcW w:w="6560" w:type="dxa"/>
            <w:tcBorders>
              <w:top w:val="single" w:sz="1" w:space="0" w:color="CBD5E1"/>
              <w:left w:val="single" w:sz="1" w:space="0" w:color="CBD5E1"/>
              <w:bottom w:val="single" w:sz="1" w:space="0" w:color="CBD5E1"/>
              <w:right w:val="single" w:sz="1" w:space="0" w:color="CBD5E1"/>
            </w:tcBorders>
          </w:tcPr>
          <w:p w14:paraId="7000005C" w14:textId="77777777" w:rsidR="009F15F3" w:rsidRDefault="00E73214">
            <w:r>
              <w:rPr>
                <w:color w:val="374151"/>
                <w:sz w:val="16"/>
                <w:szCs w:val="16"/>
              </w:rPr>
              <w:t xml:space="preserve">BG: #0891B2 | Text: #FFFFFF | Accent: #FFD700 (gold) | Secondary: #155E75. Peacock motif energy, Krishna, blue-gold.</w:t>
            </w:r>
          </w:p>
        </w:tc>
      </w:tr>
    </w:tbl>
    <w:p w14:paraId="80000001" w14:textId="77777777" w:rsidR="009F15F3" w:rsidRDefault="00E73214">
      <w:pPr>
        <w:spacing w:before="240" w:after="120"/>
      </w:pPr>
      <w:r>
        <w:rPr>
          <w:b/>
          <w:bCs/>
          <w:color w:val="1E3A5F"/>
          <w:sz w:val="20"/>
          <w:szCs w:val="20"/>
        </w:rPr>
        <w:t xml:space="preserve">1b. Colour Role Assignment -- Zone-to-Colour Mapping [NEW]</w:t>
      </w:r>
    </w:p>
    <w:p w14:paraId="80000002" w14:textId="77777777" w:rsidR="009F15F3" w:rsidRDefault="00E73214">
      <w:pPr>
        <w:spacing w:before="80" w:after="80"/>
      </w:pPr>
      <w:r>
        <w:rPr>
          <w:i/>
          <w:iCs/>
          <w:color w:val="64748B"/>
          <w:sz w:val="18"/>
          <w:szCs w:val="18"/>
        </w:rPr>
        <w:t xml:space="preserve">Core rule: The background colour stays vivid and lively (Good Morning category design decision). BUT the illustration subject, frame/motif, and text MUST use contrasting palette colours -- never the same hue as the background. This creates visual hierarchy: vivid background -&gt; distinct frame -&gt; standout illustration -&gt; readable text.</w:t>
      </w:r>
    </w:p>
    <w:p w14:paraId="80000003" w14:textId="77777777" w:rsidR="009F15F3" w:rsidRDefault="00E73214">
      <w:pPr>
        <w:spacing w:before="80" w:after="80"/>
      </w:pPr>
      <w:r>
        <w:rPr>
          <w:b/>
          <w:bCs/>
          <w:color w:val="1E3A5F"/>
          <w:sz w:val="18"/>
          <w:szCs w:val="18"/>
        </w:rPr>
        <w:t xml:space="preserve">Colour zones and their roles: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80000004"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80000005"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80000006" w14:textId="77777777" w:rsidR="009F15F3" w:rsidRDefault="00E73214">
            <w:r>
              <w:rPr>
                <w:b/>
                <w:bCs/>
                <w:color w:val="1E3A5F"/>
                <w:sz w:val="16"/>
                <w:szCs w:val="16"/>
              </w:rPr>
              <w:t xml:space="preserve">Role and Rule</w:t>
            </w:r>
          </w:p>
        </w:tc>
      </w:tr>
      <w:tr w:rsidR="009F15F3" w14:paraId="8000000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08"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80000009" w14:textId="77777777" w:rsidR="009F15F3" w:rsidRDefault="00E73214">
            <w:r>
              <w:rPr>
                <w:color w:val="374151"/>
                <w:sz w:val="16"/>
                <w:szCs w:val="16"/>
              </w:rPr>
              <w:t xml:space="preserve">The dominant background surface (60% of canvas). Uses the palette BG colour. Stays vivid.</w:t>
            </w:r>
          </w:p>
        </w:tc>
      </w:tr>
      <w:tr w:rsidR="009F15F3" w14:paraId="8000000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0B"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8000000C" w14:textId="77777777" w:rsidR="009F15F3" w:rsidRDefault="00E73214">
            <w:r>
              <w:rPr>
                <w:color w:val="374151"/>
                <w:sz w:val="16"/>
                <w:szCs w:val="16"/>
              </w:rPr>
              <w:t xml:space="preserve">Decorative frame + motif elements. Must be VISUALLY DISTINCT from canvas fill. Default: gold (#FFD700) on most backgrounds. On gold/saffron backgrounds: use deep maroon or brown.</w:t>
            </w:r>
          </w:p>
        </w:tc>
      </w:tr>
      <w:tr w:rsidR="009F15F3" w14:paraId="8000000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0E" w14:textId="77777777" w:rsidR="009F15F3" w:rsidRDefault="00E73214">
            <w:r>
              <w:rPr>
                <w:b/>
                <w:bCs/>
                <w:color w:val="1E3A5F"/>
                <w:sz w:val="16"/>
                <w:szCs w:val="16"/>
              </w:rPr>
              <w:t xml:space="preserve">Illustration Primary</w:t>
            </w:r>
          </w:p>
        </w:tc>
        <w:tc>
          <w:tcPr>
            <w:tcW w:w="6560" w:type="dxa"/>
            <w:tcBorders>
              <w:top w:val="single" w:sz="1" w:space="0" w:color="CBD5E1"/>
              <w:left w:val="single" w:sz="1" w:space="0" w:color="CBD5E1"/>
              <w:bottom w:val="single" w:sz="1" w:space="0" w:color="CBD5E1"/>
              <w:right w:val="single" w:sz="1" w:space="0" w:color="CBD5E1"/>
            </w:tcBorders>
          </w:tcPr>
          <w:p w14:paraId="8000000F" w14:textId="77777777" w:rsidR="009F15F3" w:rsidRDefault="00E73214">
            <w:r>
              <w:rPr>
                <w:color w:val="374151"/>
                <w:sz w:val="16"/>
                <w:szCs w:val="16"/>
              </w:rPr>
              <w:t xml:space="preserve">Main colour of the illustration subject. Must CONTRAST against canvas fill. NEVER the same hue as the background. E.g., on orange background, chai cup is rendered in maroon + cream + gold, NOT orange.</w:t>
            </w:r>
          </w:p>
        </w:tc>
      </w:tr>
      <w:tr w:rsidR="009F15F3" w14:paraId="8000001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11" w14:textId="77777777" w:rsidR="009F15F3" w:rsidRDefault="00E73214">
            <w:r>
              <w:rPr>
                <w:b/>
                <w:bCs/>
                <w:color w:val="1E3A5F"/>
                <w:sz w:val="16"/>
                <w:szCs w:val="16"/>
              </w:rPr>
              <w:t xml:space="preserve">Illustration Accent</w:t>
            </w:r>
          </w:p>
        </w:tc>
        <w:tc>
          <w:tcPr>
            <w:tcW w:w="6560" w:type="dxa"/>
            <w:tcBorders>
              <w:top w:val="single" w:sz="1" w:space="0" w:color="CBD5E1"/>
              <w:left w:val="single" w:sz="1" w:space="0" w:color="CBD5E1"/>
              <w:bottom w:val="single" w:sz="1" w:space="0" w:color="CBD5E1"/>
              <w:right w:val="single" w:sz="1" w:space="0" w:color="CBD5E1"/>
            </w:tcBorders>
          </w:tcPr>
          <w:p w14:paraId="80000012" w14:textId="77777777" w:rsidR="009F15F3" w:rsidRDefault="00E73214">
            <w:r>
              <w:rPr>
                <w:color w:val="374151"/>
                <w:sz w:val="16"/>
                <w:szCs w:val="16"/>
              </w:rPr>
              <w:t xml:space="preserve">Secondary details on illustration. Complements illustration primary. Can use darker/lighter variant of illustration primary.</w:t>
            </w:r>
          </w:p>
        </w:tc>
      </w:tr>
      <w:tr w:rsidR="009F15F3" w14:paraId="8000001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14"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80000015" w14:textId="77777777" w:rsidR="009F15F3" w:rsidRDefault="00E73214">
            <w:r>
              <w:rPr>
                <w:color w:val="374151"/>
                <w:sz w:val="16"/>
                <w:szCs w:val="16"/>
              </w:rPr>
              <w:t xml:space="preserve">Headline + body text colour. Must pass 4.5:1 contrast ratio against canvas fill. Typically the darkest palette colour.</w:t>
            </w:r>
          </w:p>
        </w:tc>
      </w:tr>
      <w:tr w:rsidR="009F15F3" w14:paraId="8000001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17" w14:textId="77777777" w:rsidR="009F15F3" w:rsidRDefault="00E73214">
            <w:r>
              <w:rPr>
                <w:b/>
                <w:bCs/>
                <w:color w:val="1E3A5F"/>
                <w:sz w:val="16"/>
                <w:szCs w:val="16"/>
              </w:rPr>
              <w:t xml:space="preserve">Sparkle / Glow</w:t>
            </w:r>
          </w:p>
        </w:tc>
        <w:tc>
          <w:tcPr>
            <w:tcW w:w="6560" w:type="dxa"/>
            <w:tcBorders>
              <w:top w:val="single" w:sz="1" w:space="0" w:color="CBD5E1"/>
              <w:left w:val="single" w:sz="1" w:space="0" w:color="CBD5E1"/>
              <w:bottom w:val="single" w:sz="1" w:space="0" w:color="CBD5E1"/>
              <w:right w:val="single" w:sz="1" w:space="0" w:color="CBD5E1"/>
            </w:tcBorders>
          </w:tcPr>
          <w:p w14:paraId="80000018" w14:textId="77777777" w:rsidR="009F15F3" w:rsidRDefault="00E73214">
            <w:r>
              <w:rPr>
                <w:color w:val="374151"/>
                <w:sz w:val="16"/>
                <w:szCs w:val="16"/>
              </w:rPr>
              <w:t xml:space="preserve">Particle highlights. Always white (#FFFFFF) regardless of palette -- needs to pop everywhere.</w:t>
            </w:r>
          </w:p>
        </w:tc>
      </w:tr>
      <w:tr w:rsidR="009F15F3" w14:paraId="8000001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1A" w14:textId="77777777" w:rsidR="009F15F3" w:rsidRDefault="00E73214">
            <w:r>
              <w:rPr>
                <w:b/>
                <w:bCs/>
                <w:color w:val="1E3A5F"/>
                <w:sz w:val="16"/>
                <w:szCs w:val="16"/>
              </w:rPr>
              <w:t xml:space="preserve">Shadow</w:t>
            </w:r>
          </w:p>
        </w:tc>
        <w:tc>
          <w:tcPr>
            <w:tcW w:w="6560" w:type="dxa"/>
            <w:tcBorders>
              <w:top w:val="single" w:sz="1" w:space="0" w:color="CBD5E1"/>
              <w:left w:val="single" w:sz="1" w:space="0" w:color="CBD5E1"/>
              <w:bottom w:val="single" w:sz="1" w:space="0" w:color="CBD5E1"/>
              <w:right w:val="single" w:sz="1" w:space="0" w:color="CBD5E1"/>
            </w:tcBorders>
          </w:tcPr>
          <w:p w14:paraId="8000001B" w14:textId="77777777" w:rsidR="009F15F3" w:rsidRDefault="00E73214">
            <w:r>
              <w:rPr>
                <w:color w:val="374151"/>
                <w:sz w:val="16"/>
                <w:szCs w:val="16"/>
              </w:rPr>
              <w:t xml:space="preserve">Drop shadows. Always the darkest palette colour at reduced opacity.</w:t>
            </w:r>
          </w:p>
        </w:tc>
      </w:tr>
    </w:tbl>
    <w:p w14:paraId="8000001C" w14:textId="77777777" w:rsidR="009F15F3" w:rsidRDefault="00E73214">
      <w:pPr>
        <w:spacing w:before="80" w:after="80"/>
      </w:pPr>
      <w:r>
        <w:rPr>
          <w:b/>
          <w:bCs/>
          <w:color w:val="1E3A5F"/>
          <w:sz w:val="18"/>
          <w:szCs w:val="18"/>
        </w:rPr>
        <w:t xml:space="preserve">Per-palette colour role maps:</w:t>
      </w:r>
    </w:p>
    <w:p w14:paraId="8000001D" w14:textId="77777777" w:rsidR="009F15F3" w:rsidRDefault="00E73214">
      <w:pPr>
        <w:spacing w:before="80" w:after="80"/>
      </w:pPr>
      <w:r>
        <w:rPr>
          <w:b/>
          <w:bCs/>
          <w:color w:val="1E3A5F"/>
          <w:sz w:val="18"/>
          <w:szCs w:val="18"/>
        </w:rPr>
        <w:t xml:space="preserve">GM-C1-A Sunrise Gold:</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8000001E"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8000001F"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80000020" w14:textId="77777777" w:rsidR="009F15F3" w:rsidRDefault="00E73214">
            <w:r>
              <w:rPr>
                <w:b/>
                <w:bCs/>
                <w:color w:val="1E3A5F"/>
                <w:sz w:val="16"/>
                <w:szCs w:val="16"/>
              </w:rPr>
              <w:t xml:space="preserve">Hex | Colour | Prompt Description</w:t>
            </w:r>
          </w:p>
        </w:tc>
      </w:tr>
      <w:tr w:rsidR="009F15F3" w14:paraId="8000002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22"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80000023" w14:textId="77777777" w:rsidR="009F15F3" w:rsidRDefault="00E73214">
            <w:r>
              <w:rPr>
                <w:color w:val="374151"/>
                <w:sz w:val="16"/>
                <w:szCs w:val="16"/>
              </w:rPr>
              <w:t xml:space="preserve">#FF8C1A | Neon Marigold | "warm vivid orange-amber background"</w:t>
            </w:r>
          </w:p>
        </w:tc>
      </w:tr>
      <w:tr w:rsidR="009F15F3" w14:paraId="8000002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25"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80000026" w14:textId="77777777" w:rsidR="009F15F3" w:rsidRDefault="00E73214">
            <w:r>
              <w:rPr>
                <w:color w:val="374151"/>
                <w:sz w:val="16"/>
                <w:szCs w:val="16"/>
              </w:rPr>
              <w:t xml:space="preserve">#FFD700 / #DAA520 | Hot Gold / Antique Gold | "golden metallic frame, antique gold motifs"</w:t>
            </w:r>
          </w:p>
        </w:tc>
      </w:tr>
      <w:tr w:rsidR="009F15F3" w14:paraId="8000002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28"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80000029" w14:textId="77777777" w:rsidR="009F15F3" w:rsidRDefault="00E73214">
            <w:r>
              <w:rPr>
                <w:color w:val="374151"/>
                <w:sz w:val="16"/>
                <w:szCs w:val="16"/>
              </w:rPr>
              <w:t xml:space="preserve">#8B0000 / #FFF8E7 | Deep Maroon + Ivory | "rendered in deep maroon, cream, white -- NOT orange"</w:t>
            </w:r>
          </w:p>
        </w:tc>
      </w:tr>
      <w:tr w:rsidR="009F15F3" w14:paraId="8000002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2B" w14:textId="77777777" w:rsidR="009F15F3" w:rsidRDefault="00E73214">
            <w:r>
              <w:rPr>
                <w:b/>
                <w:bCs/>
                <w:color w:val="1E3A5F"/>
                <w:sz w:val="16"/>
                <w:szCs w:val="16"/>
              </w:rPr>
              <w:t xml:space="preserve">Illus Accent</w:t>
            </w:r>
          </w:p>
        </w:tc>
        <w:tc>
          <w:tcPr>
            <w:tcW w:w="6560" w:type="dxa"/>
            <w:tcBorders>
              <w:top w:val="single" w:sz="1" w:space="0" w:color="CBD5E1"/>
              <w:left w:val="single" w:sz="1" w:space="0" w:color="CBD5E1"/>
              <w:bottom w:val="single" w:sz="1" w:space="0" w:color="CBD5E1"/>
              <w:right w:val="single" w:sz="1" w:space="0" w:color="CBD5E1"/>
            </w:tcBorders>
          </w:tcPr>
          <w:p w14:paraId="8000002C" w14:textId="77777777" w:rsidR="009F15F3" w:rsidRDefault="00E73214">
            <w:r>
              <w:rPr>
                <w:color w:val="374151"/>
                <w:sz w:val="16"/>
                <w:szCs w:val="16"/>
              </w:rPr>
              <w:t xml:space="preserve">#B8001F / #FFD700 | Kumkum Red + Gold | "red and gold detail accents"</w:t>
            </w:r>
          </w:p>
        </w:tc>
      </w:tr>
      <w:tr w:rsidR="009F15F3" w14:paraId="8000002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2E"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8000002F" w14:textId="77777777" w:rsidR="009F15F3" w:rsidRDefault="00E73214">
            <w:r>
              <w:rPr>
                <w:color w:val="374151"/>
                <w:sz w:val="16"/>
                <w:szCs w:val="16"/>
              </w:rPr>
              <w:t xml:space="preserve">#8B0000 or #FFFFFF | Maroon or White | "dark maroon or white text on orange"</w:t>
            </w:r>
          </w:p>
        </w:tc>
      </w:tr>
    </w:tbl>
    <w:p w14:paraId="80000030" w14:textId="77777777" w:rsidR="009F15F3" w:rsidRDefault="00E73214">
      <w:pPr>
        <w:spacing w:before="80" w:after="80"/>
      </w:pPr>
      <w:r>
        <w:rPr>
          <w:b/>
          <w:bCs/>
          <w:color w:val="1E3A5F"/>
          <w:sz w:val="18"/>
          <w:szCs w:val="18"/>
        </w:rPr>
        <w:t xml:space="preserve">GM-C3-A Morning Sky:</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80000031"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80000032"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80000033" w14:textId="77777777" w:rsidR="009F15F3" w:rsidRDefault="00E73214">
            <w:r>
              <w:rPr>
                <w:b/>
                <w:bCs/>
                <w:color w:val="1E3A5F"/>
                <w:sz w:val="16"/>
                <w:szCs w:val="16"/>
              </w:rPr>
              <w:t xml:space="preserve">Hex | Colour | Prompt Description</w:t>
            </w:r>
          </w:p>
        </w:tc>
      </w:tr>
      <w:tr w:rsidR="009F15F3" w14:paraId="8000003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35"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80000036" w14:textId="77777777" w:rsidR="009F15F3" w:rsidRDefault="00E73214">
            <w:r>
              <w:rPr>
                <w:color w:val="374151"/>
                <w:sz w:val="16"/>
                <w:szCs w:val="16"/>
              </w:rPr>
              <w:t xml:space="preserve">#3B82F6 | Vivid Blue | "vivid sky blue background"</w:t>
            </w:r>
          </w:p>
        </w:tc>
      </w:tr>
      <w:tr w:rsidR="009F15F3" w14:paraId="8000003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38"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80000039" w14:textId="77777777" w:rsidR="009F15F3" w:rsidRDefault="00E73214">
            <w:r>
              <w:rPr>
                <w:color w:val="374151"/>
                <w:sz w:val="16"/>
                <w:szCs w:val="16"/>
              </w:rPr>
              <w:t xml:space="preserve">#FFD700 / #FBBF24 | Gold | "rich gold frame on blue -- royal blue-gold"</w:t>
            </w:r>
          </w:p>
        </w:tc>
      </w:tr>
      <w:tr w:rsidR="009F15F3" w14:paraId="8000003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3B"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8000003C" w14:textId="77777777" w:rsidR="009F15F3" w:rsidRDefault="00E73214">
            <w:r>
              <w:rPr>
                <w:color w:val="374151"/>
                <w:sz w:val="16"/>
                <w:szCs w:val="16"/>
              </w:rPr>
              <w:t xml:space="preserve">#FFFFFF / #FBBF24 | White + Gold | "in white, gold, warm tones -- NOT blue"</w:t>
            </w:r>
          </w:p>
        </w:tc>
      </w:tr>
      <w:tr w:rsidR="009F15F3" w14:paraId="8000003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3E"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8000003F" w14:textId="77777777" w:rsidR="009F15F3" w:rsidRDefault="00E73214">
            <w:r>
              <w:rPr>
                <w:color w:val="374151"/>
                <w:sz w:val="16"/>
                <w:szCs w:val="16"/>
              </w:rPr>
              <w:t xml:space="preserve">#FFFFFF or #FBBF24 | White or Gold | "white or gold text on blue"</w:t>
            </w:r>
          </w:p>
        </w:tc>
      </w:tr>
    </w:tbl>
    <w:p w14:paraId="80000040" w14:textId="77777777" w:rsidR="009F15F3" w:rsidRDefault="00E73214">
      <w:pPr>
        <w:spacing w:before="80" w:after="80"/>
      </w:pPr>
      <w:r>
        <w:rPr>
          <w:b/>
          <w:bCs/>
          <w:color w:val="1E3A5F"/>
          <w:sz w:val="18"/>
          <w:szCs w:val="18"/>
        </w:rPr>
        <w:t xml:space="preserve">GM-C7-A Hot Pink Festive: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80000041"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80000042"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80000043" w14:textId="77777777" w:rsidR="009F15F3" w:rsidRDefault="00E73214">
            <w:r>
              <w:rPr>
                <w:b/>
                <w:bCs/>
                <w:color w:val="1E3A5F"/>
                <w:sz w:val="16"/>
                <w:szCs w:val="16"/>
              </w:rPr>
              <w:t xml:space="preserve">Hex | Colour | Prompt Description</w:t>
            </w:r>
          </w:p>
        </w:tc>
      </w:tr>
      <w:tr w:rsidR="009F15F3" w14:paraId="8000004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45"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80000046" w14:textId="77777777" w:rsidR="009F15F3" w:rsidRDefault="00E73214">
            <w:r>
              <w:rPr>
                <w:color w:val="374151"/>
                <w:sz w:val="16"/>
                <w:szCs w:val="16"/>
              </w:rPr>
              <w:t xml:space="preserve">#EC4899 | Hot Pink | "vivid hot pink background"</w:t>
            </w:r>
          </w:p>
        </w:tc>
      </w:tr>
      <w:tr w:rsidR="009F15F3" w14:paraId="8000004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48"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80000049" w14:textId="77777777" w:rsidR="009F15F3" w:rsidRDefault="00E73214">
            <w:r>
              <w:rPr>
                <w:color w:val="374151"/>
                <w:sz w:val="16"/>
                <w:szCs w:val="16"/>
              </w:rPr>
              <w:t xml:space="preserve">#FFD700 / #FBBF24 | Gold | "gold frame on pink -- Bollywood glamour"</w:t>
            </w:r>
          </w:p>
        </w:tc>
      </w:tr>
      <w:tr w:rsidR="009F15F3" w14:paraId="8000004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4B"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8000004C" w14:textId="77777777" w:rsidR="009F15F3" w:rsidRDefault="00E73214">
            <w:r>
              <w:rPr>
                <w:color w:val="374151"/>
                <w:sz w:val="16"/>
                <w:szCs w:val="16"/>
              </w:rPr>
              <w:t xml:space="preserve">#FFFFFF / #FFD700 / #BE185D | White + Gold + Deep Magenta | "NOT pink"</w:t>
            </w:r>
          </w:p>
        </w:tc>
      </w:tr>
      <w:tr w:rsidR="009F15F3" w14:paraId="8000004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4E"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8000004F" w14:textId="77777777" w:rsidR="009F15F3" w:rsidRDefault="00E73214">
            <w:r>
              <w:rPr>
                <w:color w:val="374151"/>
                <w:sz w:val="16"/>
                <w:szCs w:val="16"/>
              </w:rPr>
              <w:t xml:space="preserve">#FFFFFF or #FBBF24 | White or Gold | "white or gold on pink"</w:t>
            </w:r>
          </w:p>
        </w:tc>
      </w:tr>
    </w:tbl>
    <w:p w14:paraId="80000050" w14:textId="77777777" w:rsidR="009F15F3" w:rsidRDefault="00E73214">
      <w:pPr>
        <w:spacing w:before="80" w:after="80"/>
      </w:pPr>
      <w:r>
        <w:rPr>
          <w:b/>
          <w:bCs/>
          <w:color w:val="1E3A5F"/>
          <w:sz w:val="18"/>
          <w:szCs w:val="18"/>
        </w:rPr>
        <w:t xml:space="preserve">GM-C8-A Royal Purple: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80000051"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80000052"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80000053" w14:textId="77777777" w:rsidR="009F15F3" w:rsidRDefault="00E73214">
            <w:r>
              <w:rPr>
                <w:b/>
                <w:bCs/>
                <w:color w:val="1E3A5F"/>
                <w:sz w:val="16"/>
                <w:szCs w:val="16"/>
              </w:rPr>
              <w:t xml:space="preserve">Hex | Colour | Prompt Description</w:t>
            </w:r>
          </w:p>
        </w:tc>
      </w:tr>
      <w:tr w:rsidR="009F15F3" w14:paraId="8000005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55"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80000056" w14:textId="77777777" w:rsidR="009F15F3" w:rsidRDefault="00E73214">
            <w:r>
              <w:rPr>
                <w:color w:val="374151"/>
                <w:sz w:val="16"/>
                <w:szCs w:val="16"/>
              </w:rPr>
              <w:t xml:space="preserve">#7C3AED | Vivid Purple | "rich vivid purple background"</w:t>
            </w:r>
          </w:p>
        </w:tc>
      </w:tr>
      <w:tr w:rsidR="009F15F3" w14:paraId="8000005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58"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80000059" w14:textId="77777777" w:rsidR="009F15F3" w:rsidRDefault="00E73214">
            <w:r>
              <w:rPr>
                <w:color w:val="374151"/>
                <w:sz w:val="16"/>
                <w:szCs w:val="16"/>
              </w:rPr>
              <w:t xml:space="preserve">#FFD700 | Gold | "gold frame on purple -- regal royalty"</w:t>
            </w:r>
          </w:p>
        </w:tc>
      </w:tr>
      <w:tr w:rsidR="009F15F3" w14:paraId="8000005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5B"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8000005C" w14:textId="77777777" w:rsidR="009F15F3" w:rsidRDefault="00E73214">
            <w:r>
              <w:rPr>
                <w:color w:val="374151"/>
                <w:sz w:val="16"/>
                <w:szCs w:val="16"/>
              </w:rPr>
              <w:t xml:space="preserve">#FEF3C7 / #FFD700 / #FFFFFF | Cream + Gold + White | "NOT purple"</w:t>
            </w:r>
          </w:p>
        </w:tc>
      </w:tr>
      <w:tr w:rsidR="009F15F3" w14:paraId="8000005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5E"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8000005F" w14:textId="77777777" w:rsidR="009F15F3" w:rsidRDefault="00E73214">
            <w:r>
              <w:rPr>
                <w:color w:val="374151"/>
                <w:sz w:val="16"/>
                <w:szCs w:val="16"/>
              </w:rPr>
              <w:t xml:space="preserve">#FEF3C7 or #FFD700 | Cream or Gold | "cream or gold on purple"</w:t>
            </w:r>
          </w:p>
        </w:tc>
      </w:tr>
    </w:tbl>
    <w:p w14:paraId="80000060" w14:textId="77777777" w:rsidR="009F15F3" w:rsidRDefault="00E73214">
      <w:pPr>
        <w:spacing w:before="80" w:after="80"/>
      </w:pPr>
      <w:r>
        <w:rPr>
          <w:b/>
          <w:bCs/>
          <w:color w:val="1E3A5F"/>
          <w:sz w:val="18"/>
          <w:szCs w:val="18"/>
        </w:rPr>
        <w:t xml:space="preserve">GM-C9-A Peacock Teal:</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80000061"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80000062" w14:textId="77777777" w:rsidR="009F15F3" w:rsidRDefault="00E73214">
            <w:r>
              <w:rPr>
                <w:b/>
                <w:bCs/>
                <w:color w:val="1E3A5F"/>
                <w:sz w:val="16"/>
                <w:szCs w:val="16"/>
              </w:rPr>
              <w:t xml:space="preserve">Zone</w:t>
            </w:r>
          </w:p>
        </w:tc>
        <w:tc>
          <w:tcPr>
            <w:tcW w:w="6560" w:type="dxa"/>
            <w:tcBorders>
              <w:top w:val="single" w:sz="1" w:space="0" w:color="CBD5E1"/>
              <w:left w:val="single" w:sz="1" w:space="0" w:color="CBD5E1"/>
              <w:bottom w:val="single" w:sz="1" w:space="0" w:color="CBD5E1"/>
              <w:right w:val="single" w:sz="1" w:space="0" w:color="CBD5E1"/>
            </w:tcBorders>
          </w:tcPr>
          <w:p w14:paraId="80000063" w14:textId="77777777" w:rsidR="009F15F3" w:rsidRDefault="00E73214">
            <w:r>
              <w:rPr>
                <w:b/>
                <w:bCs/>
                <w:color w:val="1E3A5F"/>
                <w:sz w:val="16"/>
                <w:szCs w:val="16"/>
              </w:rPr>
              <w:t xml:space="preserve">Hex | Colour | Prompt Description</w:t>
            </w:r>
          </w:p>
        </w:tc>
      </w:tr>
      <w:tr w:rsidR="009F15F3" w14:paraId="8000006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65" w14:textId="77777777" w:rsidR="009F15F3" w:rsidRDefault="00E73214">
            <w:r>
              <w:rPr>
                <w:b/>
                <w:bCs/>
                <w:color w:val="1E3A5F"/>
                <w:sz w:val="16"/>
                <w:szCs w:val="16"/>
              </w:rPr>
              <w:t xml:space="preserve">Canvas Fill</w:t>
            </w:r>
          </w:p>
        </w:tc>
        <w:tc>
          <w:tcPr>
            <w:tcW w:w="6560" w:type="dxa"/>
            <w:tcBorders>
              <w:top w:val="single" w:sz="1" w:space="0" w:color="CBD5E1"/>
              <w:left w:val="single" w:sz="1" w:space="0" w:color="CBD5E1"/>
              <w:bottom w:val="single" w:sz="1" w:space="0" w:color="CBD5E1"/>
              <w:right w:val="single" w:sz="1" w:space="0" w:color="CBD5E1"/>
            </w:tcBorders>
          </w:tcPr>
          <w:p w14:paraId="80000066" w14:textId="77777777" w:rsidR="009F15F3" w:rsidRDefault="00E73214">
            <w:r>
              <w:rPr>
                <w:color w:val="374151"/>
                <w:sz w:val="16"/>
                <w:szCs w:val="16"/>
              </w:rPr>
              <w:t xml:space="preserve">#0891B2 | Peacock Blue | "rich peacock teal-blue background"</w:t>
            </w:r>
          </w:p>
        </w:tc>
      </w:tr>
      <w:tr w:rsidR="009F15F3" w14:paraId="8000006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68" w14:textId="77777777" w:rsidR="009F15F3" w:rsidRDefault="00E73214">
            <w:r>
              <w:rPr>
                <w:b/>
                <w:bCs/>
                <w:color w:val="1E3A5F"/>
                <w:sz w:val="16"/>
                <w:szCs w:val="16"/>
              </w:rPr>
              <w:t xml:space="preserve">Frame / Motif</w:t>
            </w:r>
          </w:p>
        </w:tc>
        <w:tc>
          <w:tcPr>
            <w:tcW w:w="6560" w:type="dxa"/>
            <w:tcBorders>
              <w:top w:val="single" w:sz="1" w:space="0" w:color="CBD5E1"/>
              <w:left w:val="single" w:sz="1" w:space="0" w:color="CBD5E1"/>
              <w:bottom w:val="single" w:sz="1" w:space="0" w:color="CBD5E1"/>
              <w:right w:val="single" w:sz="1" w:space="0" w:color="CBD5E1"/>
            </w:tcBorders>
          </w:tcPr>
          <w:p w14:paraId="80000069" w14:textId="77777777" w:rsidR="009F15F3" w:rsidRDefault="00E73214">
            <w:r>
              <w:rPr>
                <w:color w:val="374151"/>
                <w:sz w:val="16"/>
                <w:szCs w:val="16"/>
              </w:rPr>
              <w:t xml:space="preserve">#FFD700 | Gold | "gold frame on teal -- peacock energy"</w:t>
            </w:r>
          </w:p>
        </w:tc>
      </w:tr>
      <w:tr w:rsidR="009F15F3" w14:paraId="8000006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6B" w14:textId="77777777" w:rsidR="009F15F3" w:rsidRDefault="00E73214">
            <w:r>
              <w:rPr>
                <w:b/>
                <w:bCs/>
                <w:color w:val="1E3A5F"/>
                <w:sz w:val="16"/>
                <w:szCs w:val="16"/>
              </w:rPr>
              <w:t xml:space="preserve">Illustration</w:t>
            </w:r>
          </w:p>
        </w:tc>
        <w:tc>
          <w:tcPr>
            <w:tcW w:w="6560" w:type="dxa"/>
            <w:tcBorders>
              <w:top w:val="single" w:sz="1" w:space="0" w:color="CBD5E1"/>
              <w:left w:val="single" w:sz="1" w:space="0" w:color="CBD5E1"/>
              <w:bottom w:val="single" w:sz="1" w:space="0" w:color="CBD5E1"/>
              <w:right w:val="single" w:sz="1" w:space="0" w:color="CBD5E1"/>
            </w:tcBorders>
          </w:tcPr>
          <w:p w14:paraId="8000006C" w14:textId="77777777" w:rsidR="009F15F3" w:rsidRDefault="00E73214">
            <w:r>
              <w:rPr>
                <w:color w:val="374151"/>
                <w:sz w:val="16"/>
                <w:szCs w:val="16"/>
              </w:rPr>
              <w:t xml:space="preserve">#FFD700 / #FFFFFF / #FEF3C7 | Gold + White + Cream | "NOT teal/blue"</w:t>
            </w:r>
          </w:p>
        </w:tc>
      </w:tr>
      <w:tr w:rsidR="009F15F3" w14:paraId="8000006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8000006E" w14:textId="77777777" w:rsidR="009F15F3" w:rsidRDefault="00E73214">
            <w:r>
              <w:rPr>
                <w:b/>
                <w:bCs/>
                <w:color w:val="1E3A5F"/>
                <w:sz w:val="16"/>
                <w:szCs w:val="16"/>
              </w:rPr>
              <w:t xml:space="preserve">Text</w:t>
            </w:r>
          </w:p>
        </w:tc>
        <w:tc>
          <w:tcPr>
            <w:tcW w:w="6560" w:type="dxa"/>
            <w:tcBorders>
              <w:top w:val="single" w:sz="1" w:space="0" w:color="CBD5E1"/>
              <w:left w:val="single" w:sz="1" w:space="0" w:color="CBD5E1"/>
              <w:bottom w:val="single" w:sz="1" w:space="0" w:color="CBD5E1"/>
              <w:right w:val="single" w:sz="1" w:space="0" w:color="CBD5E1"/>
            </w:tcBorders>
          </w:tcPr>
          <w:p w14:paraId="8000006F" w14:textId="77777777" w:rsidR="009F15F3" w:rsidRDefault="00E73214">
            <w:r>
              <w:rPr>
                <w:color w:val="374151"/>
                <w:sz w:val="16"/>
                <w:szCs w:val="16"/>
              </w:rPr>
              <w:t xml:space="preserve">#FFFFFF or #FFD700 | White or Gold | "white or gold on teal"</w:t>
            </w:r>
          </w:p>
        </w:tc>
      </w:tr>
    </w:tbl>
    <w:p w14:paraId="80000070" w14:textId="77777777" w:rsidR="009F15F3" w:rsidRDefault="00E73214">
      <w:pPr>
        <w:spacing w:before="80" w:after="80"/>
      </w:pPr>
      <w:r>
        <w:rPr>
          <w:b/>
          <w:bCs/>
          <w:color w:val="1E3A5F"/>
          <w:sz w:val="18"/>
          <w:szCs w:val="18"/>
        </w:rPr>
        <w:t xml:space="preserve">Colour Harmony Enforcement Rules:</w:t>
      </w:r>
    </w:p>
    <w:p w14:paraId="80000071" w14:textId="77777777" w:rsidR="009F15F3" w:rsidRDefault="00E73214">
      <w:pPr>
        <w:spacing w:before="80" w:after="80"/>
      </w:pPr>
      <w:r>
        <w:rPr>
          <w:color w:val="374151"/>
          <w:sz w:val="18"/>
          <w:szCs w:val="18"/>
        </w:rPr>
        <w:t xml:space="preserve">1. NEVER render illustration in the dominant background colour. If BG is orange, illustration must use maroon/cream/gold/red -- never orange. The negative prompt must explicitly ban the BG colour on the illustration.</w:t>
      </w:r>
    </w:p>
    <w:p w14:paraId="80000072" w14:textId="77777777" w:rsidR="009F15F3" w:rsidRDefault="00E73214">
      <w:pPr>
        <w:spacing w:before="80" w:after="80"/>
      </w:pPr>
      <w:r>
        <w:rPr>
          <w:color w:val="374151"/>
          <w:sz w:val="18"/>
          <w:szCs w:val="18"/>
        </w:rPr>
        <w:t xml:space="preserve">2. Frame/motif colour must be visually distinct from background. Gold frame on most backgrounds works. On gold/saffron backgrounds, use maroon or deep brown frame.</w:t>
      </w:r>
    </w:p>
    <w:p w14:paraId="80000073" w14:textId="77777777" w:rsidR="009F15F3" w:rsidRDefault="00E73214">
      <w:pPr>
        <w:spacing w:before="80" w:after="80"/>
      </w:pPr>
      <w:r>
        <w:rPr>
          <w:color w:val="374151"/>
          <w:sz w:val="18"/>
          <w:szCs w:val="18"/>
        </w:rPr>
        <w:t xml:space="preserve">3. Text must pass 4.5:1 contrast ratio against background. Maroon on orange, white on dark backgrounds, gold on blue/purple/teal.</w:t>
      </w:r>
    </w:p>
    <w:p w14:paraId="80000074" w14:textId="77777777" w:rsidR="009F15F3" w:rsidRDefault="00E73214">
      <w:pPr>
        <w:spacing w:before="80" w:after="80"/>
      </w:pPr>
      <w:r>
        <w:rPr>
          <w:color w:val="374151"/>
          <w:sz w:val="18"/>
          <w:szCs w:val="18"/>
        </w:rPr>
        <w:t xml:space="preserve">4. Sparkle particles always white (#FFFFFF) regardless of palette.</w:t>
      </w:r>
    </w:p>
    <w:p w14:paraId="80000075" w14:textId="77777777" w:rsidR="009F15F3" w:rsidRDefault="00E73214">
      <w:pPr>
        <w:spacing w:before="80" w:after="80"/>
      </w:pPr>
      <w:r>
        <w:rPr>
          <w:color w:val="374151"/>
          <w:sz w:val="18"/>
          <w:szCs w:val="18"/>
        </w:rPr>
        <w:t xml:space="preserve">5. Negative prompt must include: "[BG_COLOUR_NAME] illustration, [BG_COLOUR_NAME] subject, monochrome, single-colour illustration" to prevent the AI from making everything the same colour.</w:t>
      </w:r>
    </w:p>
    <w:p w14:paraId="7000005D" w14:textId="77777777" w:rsidR="009F15F3" w:rsidRDefault="00E73214">
      <w:pPr>
        <w:spacing w:before="240" w:after="120"/>
      </w:pPr>
      <w:r>
        <w:rPr>
          <w:b/>
          <w:bCs/>
          <w:color w:val="1E3A5F"/>
          <w:sz w:val="20"/>
          <w:szCs w:val="20"/>
        </w:rPr>
        <w:t xml:space="preserve">2. Typography System</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5E"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5F" w14:textId="77777777" w:rsidR="009F15F3" w:rsidRDefault="00E73214">
            <w:r>
              <w:rPr>
                <w:b/>
                <w:bCs/>
                <w:color w:val="1E3A5F"/>
                <w:sz w:val="16"/>
                <w:szCs w:val="16"/>
              </w:rPr>
              <w:t xml:space="preserve">Role</w:t>
            </w:r>
          </w:p>
        </w:tc>
        <w:tc>
          <w:tcPr>
            <w:tcW w:w="6560" w:type="dxa"/>
            <w:tcBorders>
              <w:top w:val="single" w:sz="1" w:space="0" w:color="CBD5E1"/>
              <w:left w:val="single" w:sz="1" w:space="0" w:color="CBD5E1"/>
              <w:bottom w:val="single" w:sz="1" w:space="0" w:color="CBD5E1"/>
              <w:right w:val="single" w:sz="1" w:space="0" w:color="CBD5E1"/>
            </w:tcBorders>
          </w:tcPr>
          <w:p w14:paraId="70000060" w14:textId="77777777" w:rsidR="009F15F3" w:rsidRDefault="00E73214">
            <w:r>
              <w:rPr>
                <w:b/>
                <w:bCs/>
                <w:color w:val="1E3A5F"/>
                <w:sz w:val="16"/>
                <w:szCs w:val="16"/>
              </w:rPr>
              <w:t xml:space="preserve">Font family | Weight / size / tracking | Use case</w:t>
            </w:r>
          </w:p>
        </w:tc>
      </w:tr>
      <w:tr w:rsidR="009F15F3" w14:paraId="7000006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2" w14:textId="77777777" w:rsidR="009F15F3" w:rsidRDefault="00E73214">
            <w:r>
              <w:rPr>
                <w:b/>
                <w:bCs/>
                <w:color w:val="1E3A5F"/>
                <w:sz w:val="16"/>
                <w:szCs w:val="16"/>
              </w:rPr>
              <w:t xml:space="preserve">Display / Headline EN</w:t>
            </w:r>
          </w:p>
        </w:tc>
        <w:tc>
          <w:tcPr>
            <w:tcW w:w="6560" w:type="dxa"/>
            <w:tcBorders>
              <w:top w:val="single" w:sz="1" w:space="0" w:color="CBD5E1"/>
              <w:left w:val="single" w:sz="1" w:space="0" w:color="CBD5E1"/>
              <w:bottom w:val="single" w:sz="1" w:space="0" w:color="CBD5E1"/>
              <w:right w:val="single" w:sz="1" w:space="0" w:color="CBD5E1"/>
            </w:tcBorders>
          </w:tcPr>
          <w:p w14:paraId="70000063" w14:textId="77777777" w:rsidR="009F15F3" w:rsidRDefault="00E73214">
            <w:r>
              <w:rPr>
                <w:color w:val="374151"/>
                <w:sz w:val="16"/>
                <w:szCs w:val="16"/>
              </w:rPr>
              <w:t xml:space="preserve">Cinzel Decorative | 900 / 96-140px / -0.5px | Main greeting headline</w:t>
            </w:r>
          </w:p>
        </w:tc>
      </w:tr>
      <w:tr w:rsidR="009F15F3" w14:paraId="7000006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5" w14:textId="77777777" w:rsidR="009F15F3" w:rsidRDefault="00E73214">
            <w:r>
              <w:rPr>
                <w:b/>
                <w:bCs/>
                <w:color w:val="1E3A5F"/>
                <w:sz w:val="16"/>
                <w:szCs w:val="16"/>
              </w:rPr>
              <w:t xml:space="preserve">Display / Headline HI</w:t>
            </w:r>
          </w:p>
        </w:tc>
        <w:tc>
          <w:tcPr>
            <w:tcW w:w="6560" w:type="dxa"/>
            <w:tcBorders>
              <w:top w:val="single" w:sz="1" w:space="0" w:color="CBD5E1"/>
              <w:left w:val="single" w:sz="1" w:space="0" w:color="CBD5E1"/>
              <w:bottom w:val="single" w:sz="1" w:space="0" w:color="CBD5E1"/>
              <w:right w:val="single" w:sz="1" w:space="0" w:color="CBD5E1"/>
            </w:tcBorders>
          </w:tcPr>
          <w:p w14:paraId="70000066" w14:textId="77777777" w:rsidR="009F15F3" w:rsidRDefault="00E73214">
            <w:r>
              <w:rPr>
                <w:color w:val="374151"/>
                <w:sz w:val="16"/>
                <w:szCs w:val="16"/>
              </w:rPr>
              <w:t xml:space="preserve">Rozha One | 400 / 84-120px / 0px | Devanagari headline</w:t>
            </w:r>
          </w:p>
        </w:tc>
      </w:tr>
      <w:tr w:rsidR="009F15F3" w14:paraId="7000006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8" w14:textId="77777777" w:rsidR="009F15F3" w:rsidRDefault="00E73214">
            <w:r>
              <w:rPr>
                <w:b/>
                <w:bCs/>
                <w:color w:val="1E3A5F"/>
                <w:sz w:val="16"/>
                <w:szCs w:val="16"/>
              </w:rPr>
              <w:t xml:space="preserve">Display / Alt EN</w:t>
            </w:r>
          </w:p>
        </w:tc>
        <w:tc>
          <w:tcPr>
            <w:tcW w:w="6560" w:type="dxa"/>
            <w:tcBorders>
              <w:top w:val="single" w:sz="1" w:space="0" w:color="CBD5E1"/>
              <w:left w:val="single" w:sz="1" w:space="0" w:color="CBD5E1"/>
              <w:bottom w:val="single" w:sz="1" w:space="0" w:color="CBD5E1"/>
              <w:right w:val="single" w:sz="1" w:space="0" w:color="CBD5E1"/>
            </w:tcBorders>
          </w:tcPr>
          <w:p w14:paraId="70000069" w14:textId="77777777" w:rsidR="009F15F3" w:rsidRDefault="00E73214">
            <w:r>
              <w:rPr>
                <w:color w:val="374151"/>
                <w:sz w:val="16"/>
                <w:szCs w:val="16"/>
              </w:rPr>
              <w:t xml:space="preserve">Samarkan | 400 / 72-110px / 0px | Festive alt headline</w:t>
            </w:r>
          </w:p>
        </w:tc>
      </w:tr>
      <w:tr w:rsidR="009F15F3" w14:paraId="7000006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B" w14:textId="77777777" w:rsidR="009F15F3" w:rsidRDefault="00E73214">
            <w:r>
              <w:rPr>
                <w:b/>
                <w:bCs/>
                <w:color w:val="1E3A5F"/>
                <w:sz w:val="16"/>
                <w:szCs w:val="16"/>
              </w:rPr>
              <w:t xml:space="preserve">Script / Tagline</w:t>
            </w:r>
          </w:p>
        </w:tc>
        <w:tc>
          <w:tcPr>
            <w:tcW w:w="6560" w:type="dxa"/>
            <w:tcBorders>
              <w:top w:val="single" w:sz="1" w:space="0" w:color="CBD5E1"/>
              <w:left w:val="single" w:sz="1" w:space="0" w:color="CBD5E1"/>
              <w:bottom w:val="single" w:sz="1" w:space="0" w:color="CBD5E1"/>
              <w:right w:val="single" w:sz="1" w:space="0" w:color="CBD5E1"/>
            </w:tcBorders>
          </w:tcPr>
          <w:p w14:paraId="7000006C" w14:textId="77777777" w:rsidR="009F15F3" w:rsidRDefault="00E73214">
            <w:r>
              <w:rPr>
                <w:color w:val="374151"/>
                <w:sz w:val="16"/>
                <w:szCs w:val="16"/>
              </w:rPr>
              <w:t xml:space="preserve">Great Vibes | 400 / 48-72px / 1px | Tagline, sub-headline flourish</w:t>
            </w:r>
          </w:p>
        </w:tc>
      </w:tr>
      <w:tr w:rsidR="009F15F3" w14:paraId="7000006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6E" w14:textId="77777777" w:rsidR="009F15F3" w:rsidRDefault="00E73214">
            <w:r>
              <w:rPr>
                <w:b/>
                <w:bCs/>
                <w:color w:val="1E3A5F"/>
                <w:sz w:val="16"/>
                <w:szCs w:val="16"/>
              </w:rPr>
              <w:t xml:space="preserve">Script / Alt [NEW]</w:t>
            </w:r>
          </w:p>
        </w:tc>
        <w:tc>
          <w:tcPr>
            <w:tcW w:w="6560" w:type="dxa"/>
            <w:tcBorders>
              <w:top w:val="single" w:sz="1" w:space="0" w:color="CBD5E1"/>
              <w:left w:val="single" w:sz="1" w:space="0" w:color="CBD5E1"/>
              <w:bottom w:val="single" w:sz="1" w:space="0" w:color="CBD5E1"/>
              <w:right w:val="single" w:sz="1" w:space="0" w:color="CBD5E1"/>
            </w:tcBorders>
          </w:tcPr>
          <w:p w14:paraId="7000006F" w14:textId="77777777" w:rsidR="009F15F3" w:rsidRDefault="00E73214">
            <w:r>
              <w:rPr>
                <w:color w:val="374151"/>
                <w:sz w:val="16"/>
                <w:szCs w:val="16"/>
              </w:rPr>
              <w:t xml:space="preserve">Sacramento | 400 / 48-72px / 0px | Elegant script alternative</w:t>
            </w:r>
          </w:p>
        </w:tc>
      </w:tr>
      <w:tr w:rsidR="009F15F3" w14:paraId="7000007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1" w14:textId="77777777" w:rsidR="009F15F3" w:rsidRDefault="00E73214">
            <w:r>
              <w:rPr>
                <w:b/>
                <w:bCs/>
                <w:color w:val="1E3A5F"/>
                <w:sz w:val="16"/>
                <w:szCs w:val="16"/>
              </w:rPr>
              <w:t xml:space="preserve">Script / Festive [NEW]</w:t>
            </w:r>
          </w:p>
        </w:tc>
        <w:tc>
          <w:tcPr>
            <w:tcW w:w="6560" w:type="dxa"/>
            <w:tcBorders>
              <w:top w:val="single" w:sz="1" w:space="0" w:color="CBD5E1"/>
              <w:left w:val="single" w:sz="1" w:space="0" w:color="CBD5E1"/>
              <w:bottom w:val="single" w:sz="1" w:space="0" w:color="CBD5E1"/>
              <w:right w:val="single" w:sz="1" w:space="0" w:color="CBD5E1"/>
            </w:tcBorders>
          </w:tcPr>
          <w:p w14:paraId="70000072" w14:textId="77777777" w:rsidR="009F15F3" w:rsidRDefault="00E73214">
            <w:r>
              <w:rPr>
                <w:color w:val="374151"/>
                <w:sz w:val="16"/>
                <w:szCs w:val="16"/>
              </w:rPr>
              <w:t xml:space="preserve">Parisienne | 400 / 36-60px / 0px | Romantic/festive tagline</w:t>
            </w:r>
          </w:p>
        </w:tc>
      </w:tr>
      <w:tr w:rsidR="009F15F3" w14:paraId="7000007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4" w14:textId="77777777" w:rsidR="009F15F3" w:rsidRDefault="00E73214">
            <w:r>
              <w:rPr>
                <w:b/>
                <w:bCs/>
                <w:color w:val="1E3A5F"/>
                <w:sz w:val="16"/>
                <w:szCs w:val="16"/>
              </w:rPr>
              <w:t xml:space="preserve">Sans / Subheadline</w:t>
            </w:r>
          </w:p>
        </w:tc>
        <w:tc>
          <w:tcPr>
            <w:tcW w:w="6560" w:type="dxa"/>
            <w:tcBorders>
              <w:top w:val="single" w:sz="1" w:space="0" w:color="CBD5E1"/>
              <w:left w:val="single" w:sz="1" w:space="0" w:color="CBD5E1"/>
              <w:bottom w:val="single" w:sz="1" w:space="0" w:color="CBD5E1"/>
              <w:right w:val="single" w:sz="1" w:space="0" w:color="CBD5E1"/>
            </w:tcBorders>
          </w:tcPr>
          <w:p w14:paraId="70000075" w14:textId="77777777" w:rsidR="009F15F3" w:rsidRDefault="00E73214">
            <w:r>
              <w:rPr>
                <w:color w:val="374151"/>
                <w:sz w:val="16"/>
                <w:szCs w:val="16"/>
              </w:rPr>
              <w:t xml:space="preserve">Montserrat Black | 900 / 42-56px / 0px | Sub-headline, quote attribution</w:t>
            </w:r>
          </w:p>
        </w:tc>
      </w:tr>
      <w:tr w:rsidR="009F15F3" w14:paraId="7000007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7" w14:textId="77777777" w:rsidR="009F15F3" w:rsidRDefault="00E73214">
            <w:r>
              <w:rPr>
                <w:b/>
                <w:bCs/>
                <w:color w:val="1E3A5F"/>
                <w:sz w:val="16"/>
                <w:szCs w:val="16"/>
              </w:rPr>
              <w:t xml:space="preserve">Sans / Body</w:t>
            </w:r>
          </w:p>
        </w:tc>
        <w:tc>
          <w:tcPr>
            <w:tcW w:w="6560" w:type="dxa"/>
            <w:tcBorders>
              <w:top w:val="single" w:sz="1" w:space="0" w:color="CBD5E1"/>
              <w:left w:val="single" w:sz="1" w:space="0" w:color="CBD5E1"/>
              <w:bottom w:val="single" w:sz="1" w:space="0" w:color="CBD5E1"/>
              <w:right w:val="single" w:sz="1" w:space="0" w:color="CBD5E1"/>
            </w:tcBorders>
          </w:tcPr>
          <w:p w14:paraId="70000078" w14:textId="77777777" w:rsidR="009F15F3" w:rsidRDefault="00E73214">
            <w:r>
              <w:rPr>
                <w:color w:val="374151"/>
                <w:sz w:val="16"/>
                <w:szCs w:val="16"/>
              </w:rPr>
              <w:t xml:space="preserve">Poppins Bold | 700 / 24-32px / 0.2px | Short body lines, CTA label</w:t>
            </w:r>
          </w:p>
        </w:tc>
      </w:tr>
      <w:tr w:rsidR="009F15F3" w14:paraId="7000007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A" w14:textId="77777777" w:rsidR="009F15F3" w:rsidRDefault="00E73214">
            <w:r>
              <w:rPr>
                <w:b/>
                <w:bCs/>
                <w:color w:val="1E3A5F"/>
                <w:sz w:val="16"/>
                <w:szCs w:val="16"/>
              </w:rPr>
              <w:t xml:space="preserve">Slab / Accent</w:t>
            </w:r>
          </w:p>
        </w:tc>
        <w:tc>
          <w:tcPr>
            <w:tcW w:w="6560" w:type="dxa"/>
            <w:tcBorders>
              <w:top w:val="single" w:sz="1" w:space="0" w:color="CBD5E1"/>
              <w:left w:val="single" w:sz="1" w:space="0" w:color="CBD5E1"/>
              <w:bottom w:val="single" w:sz="1" w:space="0" w:color="CBD5E1"/>
              <w:right w:val="single" w:sz="1" w:space="0" w:color="CBD5E1"/>
            </w:tcBorders>
          </w:tcPr>
          <w:p w14:paraId="7000007B" w14:textId="77777777" w:rsidR="009F15F3" w:rsidRDefault="00E73214">
            <w:r>
              <w:rPr>
                <w:color w:val="374151"/>
                <w:sz w:val="16"/>
                <w:szCs w:val="16"/>
              </w:rPr>
              <w:t xml:space="preserve">Alfa Slab One | 400 / 64-90px / 0px | Date / year badge / festival name</w:t>
            </w:r>
          </w:p>
        </w:tc>
      </w:tr>
      <w:tr w:rsidR="009F15F3" w14:paraId="7000007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7D" w14:textId="77777777" w:rsidR="009F15F3" w:rsidRDefault="00E73214">
            <w:r>
              <w:rPr>
                <w:b/>
                <w:bCs/>
                <w:color w:val="1E3A5F"/>
                <w:sz w:val="16"/>
                <w:szCs w:val="16"/>
              </w:rPr>
              <w:t xml:space="preserve">Devanagari Display [NEW]</w:t>
            </w:r>
          </w:p>
        </w:tc>
        <w:tc>
          <w:tcPr>
            <w:tcW w:w="6560" w:type="dxa"/>
            <w:tcBorders>
              <w:top w:val="single" w:sz="1" w:space="0" w:color="CBD5E1"/>
              <w:left w:val="single" w:sz="1" w:space="0" w:color="CBD5E1"/>
              <w:bottom w:val="single" w:sz="1" w:space="0" w:color="CBD5E1"/>
              <w:right w:val="single" w:sz="1" w:space="0" w:color="CBD5E1"/>
            </w:tcBorders>
          </w:tcPr>
          <w:p w14:paraId="7000007E" w14:textId="77777777" w:rsidR="009F15F3" w:rsidRDefault="00E73214">
            <w:r>
              <w:rPr>
                <w:color w:val="374151"/>
                <w:sz w:val="16"/>
                <w:szCs w:val="16"/>
              </w:rPr>
              <w:t xml:space="preserve">Yatra One | 400 / 84-120px / 0px | Bold Devanagari festive display</w:t>
            </w:r>
          </w:p>
        </w:tc>
      </w:tr>
      <w:tr w:rsidR="009F15F3" w14:paraId="7000007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0" w14:textId="77777777" w:rsidR="009F15F3" w:rsidRDefault="00E73214">
            <w:r>
              <w:rPr>
                <w:b/>
                <w:bCs/>
                <w:color w:val="1E3A5F"/>
                <w:sz w:val="16"/>
                <w:szCs w:val="16"/>
              </w:rPr>
              <w:t xml:space="preserve">Body / Devanagari [NEW]</w:t>
            </w:r>
          </w:p>
        </w:tc>
        <w:tc>
          <w:tcPr>
            <w:tcW w:w="6560" w:type="dxa"/>
            <w:tcBorders>
              <w:top w:val="single" w:sz="1" w:space="0" w:color="CBD5E1"/>
              <w:left w:val="single" w:sz="1" w:space="0" w:color="CBD5E1"/>
              <w:bottom w:val="single" w:sz="1" w:space="0" w:color="CBD5E1"/>
              <w:right w:val="single" w:sz="1" w:space="0" w:color="CBD5E1"/>
            </w:tcBorders>
          </w:tcPr>
          <w:p w14:paraId="70000081" w14:textId="77777777" w:rsidR="009F15F3" w:rsidRDefault="00E73214">
            <w:r>
              <w:rPr>
                <w:color w:val="374151"/>
                <w:sz w:val="16"/>
                <w:szCs w:val="16"/>
              </w:rPr>
              <w:t xml:space="preserve">Mukta Bold | 700 / 24-32px / 0.2px | Devanagari body text</w:t>
            </w:r>
          </w:p>
        </w:tc>
      </w:tr>
      <w:tr w:rsidR="009F15F3" w14:paraId="7000008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3" w14:textId="77777777" w:rsidR="009F15F3" w:rsidRDefault="00E73214">
            <w:r>
              <w:rPr>
                <w:b/>
                <w:bCs/>
                <w:color w:val="1E3A5F"/>
                <w:sz w:val="16"/>
                <w:szCs w:val="16"/>
              </w:rPr>
              <w:t xml:space="preserve">Mono / Caption</w:t>
            </w:r>
          </w:p>
        </w:tc>
        <w:tc>
          <w:tcPr>
            <w:tcW w:w="6560" w:type="dxa"/>
            <w:tcBorders>
              <w:top w:val="single" w:sz="1" w:space="0" w:color="CBD5E1"/>
              <w:left w:val="single" w:sz="1" w:space="0" w:color="CBD5E1"/>
              <w:bottom w:val="single" w:sz="1" w:space="0" w:color="CBD5E1"/>
              <w:right w:val="single" w:sz="1" w:space="0" w:color="CBD5E1"/>
            </w:tcBorders>
          </w:tcPr>
          <w:p w14:paraId="70000084" w14:textId="77777777" w:rsidR="009F15F3" w:rsidRDefault="00E73214">
            <w:r>
              <w:rPr>
                <w:color w:val="374151"/>
                <w:sz w:val="16"/>
                <w:szCs w:val="16"/>
              </w:rPr>
              <w:t xml:space="preserve">JetBrains Mono | 500 / 14-18px / 0.5px | Meta info</w:t>
            </w:r>
          </w:p>
        </w:tc>
      </w:tr>
      <w:tr w:rsidR="009F15F3" w14:paraId="7000008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6" w14:textId="77777777" w:rsidR="009F15F3" w:rsidRDefault="00E73214">
            <w:r>
              <w:rPr>
                <w:b/>
                <w:bCs/>
                <w:color w:val="1E3A5F"/>
                <w:sz w:val="16"/>
                <w:szCs w:val="16"/>
              </w:rPr>
              <w:t xml:space="preserve">Treatments</w:t>
            </w:r>
          </w:p>
        </w:tc>
        <w:tc>
          <w:tcPr>
            <w:tcW w:w="6560" w:type="dxa"/>
            <w:tcBorders>
              <w:top w:val="single" w:sz="1" w:space="0" w:color="CBD5E1"/>
              <w:left w:val="single" w:sz="1" w:space="0" w:color="CBD5E1"/>
              <w:bottom w:val="single" w:sz="1" w:space="0" w:color="CBD5E1"/>
              <w:right w:val="single" w:sz="1" w:space="0" w:color="CBD5E1"/>
            </w:tcBorders>
          </w:tcPr>
          <w:p w14:paraId="70000087" w14:textId="77777777" w:rsidR="009F15F3" w:rsidRDefault="00E73214">
            <w:r>
              <w:rPr>
                <w:color w:val="374151"/>
                <w:sz w:val="16"/>
                <w:szCs w:val="16"/>
              </w:rPr>
              <w:t xml:space="preserve">Allowed: gold-fill, metallic gradient, drop-shadow (blur 12, offset 0,4), outer glow (blur 24, #FFD700), emboss (depth 2, angle 45).</w:t>
            </w:r>
          </w:p>
        </w:tc>
      </w:tr>
    </w:tbl>
    <w:p w14:paraId="70000088" w14:textId="77777777" w:rsidR="009F15F3" w:rsidRDefault="00E73214">
      <w:pPr>
        <w:spacing w:before="240" w:after="120"/>
      </w:pPr>
      <w:r>
        <w:rPr>
          <w:b/>
          <w:bCs/>
          <w:color w:val="1E3A5F"/>
          <w:sz w:val="20"/>
          <w:szCs w:val="20"/>
        </w:rPr>
        <w:t xml:space="preserve">3. Canvas &amp; Layout BRD</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89"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8A" w14:textId="77777777" w:rsidR="009F15F3" w:rsidRDefault="00E73214">
            <w:r>
              <w:rPr>
                <w:b/>
                <w:bCs/>
                <w:color w:val="1E3A5F"/>
                <w:sz w:val="16"/>
                <w:szCs w:val="16"/>
              </w:rPr>
              <w:t xml:space="preserve">Element</w:t>
            </w:r>
          </w:p>
        </w:tc>
        <w:tc>
          <w:tcPr>
            <w:tcW w:w="6560" w:type="dxa"/>
            <w:tcBorders>
              <w:top w:val="single" w:sz="1" w:space="0" w:color="CBD5E1"/>
              <w:left w:val="single" w:sz="1" w:space="0" w:color="CBD5E1"/>
              <w:bottom w:val="single" w:sz="1" w:space="0" w:color="CBD5E1"/>
              <w:right w:val="single" w:sz="1" w:space="0" w:color="CBD5E1"/>
            </w:tcBorders>
          </w:tcPr>
          <w:p w14:paraId="7000008B" w14:textId="77777777" w:rsidR="009F15F3" w:rsidRDefault="00E73214">
            <w:r>
              <w:rPr>
                <w:b/>
                <w:bCs/>
                <w:color w:val="1E3A5F"/>
                <w:sz w:val="16"/>
                <w:szCs w:val="16"/>
              </w:rPr>
              <w:t xml:space="preserve">Specification | Rule</w:t>
            </w:r>
          </w:p>
        </w:tc>
      </w:tr>
      <w:tr w:rsidR="009F15F3" w14:paraId="7000008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8D" w14:textId="77777777" w:rsidR="009F15F3" w:rsidRDefault="00E73214">
            <w:r>
              <w:rPr>
                <w:b/>
                <w:bCs/>
                <w:color w:val="1E3A5F"/>
                <w:sz w:val="16"/>
                <w:szCs w:val="16"/>
              </w:rPr>
              <w:t xml:space="preserve">Canvas EG (portrait)</w:t>
            </w:r>
          </w:p>
        </w:tc>
        <w:tc>
          <w:tcPr>
            <w:tcW w:w="6560" w:type="dxa"/>
            <w:tcBorders>
              <w:top w:val="single" w:sz="1" w:space="0" w:color="CBD5E1"/>
              <w:left w:val="single" w:sz="1" w:space="0" w:color="CBD5E1"/>
              <w:bottom w:val="single" w:sz="1" w:space="0" w:color="CBD5E1"/>
              <w:right w:val="single" w:sz="1" w:space="0" w:color="CBD5E1"/>
            </w:tcBorders>
          </w:tcPr>
          <w:p w14:paraId="7000008E" w14:textId="77777777" w:rsidR="009F15F3" w:rsidRDefault="00E73214">
            <w:r>
              <w:rPr>
                <w:color w:val="374151"/>
                <w:sz w:val="16"/>
                <w:szCs w:val="16"/>
              </w:rPr>
              <w:t xml:space="preserve">1080 x 1920 px | Instagram Reels / Stories / WhatsApp status</w:t>
            </w:r>
          </w:p>
        </w:tc>
      </w:tr>
      <w:tr w:rsidR="009F15F3" w14:paraId="7000008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0" w14:textId="77777777" w:rsidR="009F15F3" w:rsidRDefault="00E73214">
            <w:r>
              <w:rPr>
                <w:b/>
                <w:bCs/>
                <w:color w:val="1E3A5F"/>
                <w:sz w:val="16"/>
                <w:szCs w:val="16"/>
              </w:rPr>
              <w:t xml:space="preserve">Canvas Square</w:t>
            </w:r>
          </w:p>
        </w:tc>
        <w:tc>
          <w:tcPr>
            <w:tcW w:w="6560" w:type="dxa"/>
            <w:tcBorders>
              <w:top w:val="single" w:sz="1" w:space="0" w:color="CBD5E1"/>
              <w:left w:val="single" w:sz="1" w:space="0" w:color="CBD5E1"/>
              <w:bottom w:val="single" w:sz="1" w:space="0" w:color="CBD5E1"/>
              <w:right w:val="single" w:sz="1" w:space="0" w:color="CBD5E1"/>
            </w:tcBorders>
          </w:tcPr>
          <w:p w14:paraId="70000091" w14:textId="77777777" w:rsidR="009F15F3" w:rsidRDefault="00E73214">
            <w:r>
              <w:rPr>
                <w:color w:val="374151"/>
                <w:sz w:val="16"/>
                <w:szCs w:val="16"/>
              </w:rPr>
              <w:t xml:space="preserve">1080 x 1080 px | Instagram feed / WhatsApp DP</w:t>
            </w:r>
          </w:p>
        </w:tc>
      </w:tr>
      <w:tr w:rsidR="009F15F3" w14:paraId="7000009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3" w14:textId="77777777" w:rsidR="009F15F3" w:rsidRDefault="00E73214">
            <w:r>
              <w:rPr>
                <w:b/>
                <w:bCs/>
                <w:color w:val="1E3A5F"/>
                <w:sz w:val="16"/>
                <w:szCs w:val="16"/>
              </w:rPr>
              <w:t xml:space="preserve">Canvas Portrait 4:5</w:t>
            </w:r>
          </w:p>
        </w:tc>
        <w:tc>
          <w:tcPr>
            <w:tcW w:w="6560" w:type="dxa"/>
            <w:tcBorders>
              <w:top w:val="single" w:sz="1" w:space="0" w:color="CBD5E1"/>
              <w:left w:val="single" w:sz="1" w:space="0" w:color="CBD5E1"/>
              <w:bottom w:val="single" w:sz="1" w:space="0" w:color="CBD5E1"/>
              <w:right w:val="single" w:sz="1" w:space="0" w:color="CBD5E1"/>
            </w:tcBorders>
          </w:tcPr>
          <w:p w14:paraId="70000094" w14:textId="77777777" w:rsidR="009F15F3" w:rsidRDefault="00E73214">
            <w:r>
              <w:rPr>
                <w:color w:val="374151"/>
                <w:sz w:val="16"/>
                <w:szCs w:val="16"/>
              </w:rPr>
              <w:t xml:space="preserve">1080 x 1350 px | Instagram feed portrait</w:t>
            </w:r>
          </w:p>
        </w:tc>
      </w:tr>
      <w:tr w:rsidR="009F15F3" w14:paraId="7000009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6" w14:textId="77777777" w:rsidR="009F15F3" w:rsidRDefault="00E73214">
            <w:r>
              <w:rPr>
                <w:b/>
                <w:bCs/>
                <w:color w:val="1E3A5F"/>
                <w:sz w:val="16"/>
                <w:szCs w:val="16"/>
              </w:rPr>
              <w:t xml:space="preserve">Safe Margin</w:t>
            </w:r>
          </w:p>
        </w:tc>
        <w:tc>
          <w:tcPr>
            <w:tcW w:w="6560" w:type="dxa"/>
            <w:tcBorders>
              <w:top w:val="single" w:sz="1" w:space="0" w:color="CBD5E1"/>
              <w:left w:val="single" w:sz="1" w:space="0" w:color="CBD5E1"/>
              <w:bottom w:val="single" w:sz="1" w:space="0" w:color="CBD5E1"/>
              <w:right w:val="single" w:sz="1" w:space="0" w:color="CBD5E1"/>
            </w:tcBorders>
          </w:tcPr>
          <w:p w14:paraId="70000097" w14:textId="77777777" w:rsidR="009F15F3" w:rsidRDefault="00E73214">
            <w:r>
              <w:rPr>
                <w:color w:val="374151"/>
                <w:sz w:val="16"/>
                <w:szCs w:val="16"/>
              </w:rPr>
              <w:t xml:space="preserve">72 px all sides (7.5% of width) | No subject/text outside safe zone</w:t>
            </w:r>
          </w:p>
        </w:tc>
      </w:tr>
      <w:tr w:rsidR="009F15F3" w14:paraId="7000009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9" w14:textId="77777777" w:rsidR="009F15F3" w:rsidRDefault="00E73214">
            <w:r>
              <w:rPr>
                <w:b/>
                <w:bCs/>
                <w:color w:val="1E3A5F"/>
                <w:sz w:val="16"/>
                <w:szCs w:val="16"/>
              </w:rPr>
              <w:t xml:space="preserve">Headline Zone</w:t>
            </w:r>
          </w:p>
        </w:tc>
        <w:tc>
          <w:tcPr>
            <w:tcW w:w="6560" w:type="dxa"/>
            <w:tcBorders>
              <w:top w:val="single" w:sz="1" w:space="0" w:color="CBD5E1"/>
              <w:left w:val="single" w:sz="1" w:space="0" w:color="CBD5E1"/>
              <w:bottom w:val="single" w:sz="1" w:space="0" w:color="CBD5E1"/>
              <w:right w:val="single" w:sz="1" w:space="0" w:color="CBD5E1"/>
            </w:tcBorders>
          </w:tcPr>
          <w:p w14:paraId="7000009A" w14:textId="77777777" w:rsidR="009F15F3" w:rsidRDefault="00E73214">
            <w:r>
              <w:rPr>
                <w:color w:val="374151"/>
                <w:sz w:val="16"/>
                <w:szCs w:val="16"/>
              </w:rPr>
              <w:t xml:space="preserve">Top 35% of canvas OR bottom 30% | Never center unless subject is symmetric mandala</w:t>
            </w:r>
          </w:p>
        </w:tc>
      </w:tr>
      <w:tr w:rsidR="009F15F3" w14:paraId="7000009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C" w14:textId="77777777" w:rsidR="009F15F3" w:rsidRDefault="00E73214">
            <w:r>
              <w:rPr>
                <w:b/>
                <w:bCs/>
                <w:color w:val="1E3A5F"/>
                <w:sz w:val="16"/>
                <w:szCs w:val="16"/>
              </w:rPr>
              <w:t xml:space="preserve">Subject Focal Point</w:t>
            </w:r>
          </w:p>
        </w:tc>
        <w:tc>
          <w:tcPr>
            <w:tcW w:w="6560" w:type="dxa"/>
            <w:tcBorders>
              <w:top w:val="single" w:sz="1" w:space="0" w:color="CBD5E1"/>
              <w:left w:val="single" w:sz="1" w:space="0" w:color="CBD5E1"/>
              <w:bottom w:val="single" w:sz="1" w:space="0" w:color="CBD5E1"/>
              <w:right w:val="single" w:sz="1" w:space="0" w:color="CBD5E1"/>
            </w:tcBorders>
          </w:tcPr>
          <w:p w14:paraId="7000009D" w14:textId="77777777" w:rsidR="009F15F3" w:rsidRDefault="00E73214">
            <w:r>
              <w:rPr>
                <w:color w:val="374151"/>
                <w:sz w:val="16"/>
                <w:szCs w:val="16"/>
              </w:rPr>
              <w:t xml:space="preserve">Rule-of-thirds upper-right intersection (Tx=720, Ty=640 for 1080x1920)</w:t>
            </w:r>
          </w:p>
        </w:tc>
      </w:tr>
      <w:tr w:rsidR="009F15F3" w14:paraId="7000009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9F" w14:textId="77777777" w:rsidR="009F15F3" w:rsidRDefault="00E73214">
            <w:r>
              <w:rPr>
                <w:b/>
                <w:bCs/>
                <w:color w:val="1E3A5F"/>
                <w:sz w:val="16"/>
                <w:szCs w:val="16"/>
              </w:rPr>
              <w:t xml:space="preserve">Brand Mark Zone</w:t>
            </w:r>
          </w:p>
        </w:tc>
        <w:tc>
          <w:tcPr>
            <w:tcW w:w="6560" w:type="dxa"/>
            <w:tcBorders>
              <w:top w:val="single" w:sz="1" w:space="0" w:color="CBD5E1"/>
              <w:left w:val="single" w:sz="1" w:space="0" w:color="CBD5E1"/>
              <w:bottom w:val="single" w:sz="1" w:space="0" w:color="CBD5E1"/>
              <w:right w:val="single" w:sz="1" w:space="0" w:color="CBD5E1"/>
            </w:tcBorders>
          </w:tcPr>
          <w:p w14:paraId="700000A0" w14:textId="77777777" w:rsidR="009F15F3" w:rsidRDefault="00E73214">
            <w:r>
              <w:rPr>
                <w:color w:val="374151"/>
                <w:sz w:val="16"/>
                <w:szCs w:val="16"/>
              </w:rPr>
              <w:t xml:space="preserve">Bottom-right, 24x24px logo, 48px margin | Jio leaf mark at 85% opacity</w:t>
            </w:r>
          </w:p>
        </w:tc>
      </w:tr>
      <w:tr w:rsidR="009F15F3" w14:paraId="700000A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2" w14:textId="77777777" w:rsidR="009F15F3" w:rsidRDefault="00E73214">
            <w:r>
              <w:rPr>
                <w:b/>
                <w:bCs/>
                <w:color w:val="1E3A5F"/>
                <w:sz w:val="16"/>
                <w:szCs w:val="16"/>
              </w:rPr>
              <w:t xml:space="preserve">Ornament Band</w:t>
            </w:r>
          </w:p>
        </w:tc>
        <w:tc>
          <w:tcPr>
            <w:tcW w:w="6560" w:type="dxa"/>
            <w:tcBorders>
              <w:top w:val="single" w:sz="1" w:space="0" w:color="CBD5E1"/>
              <w:left w:val="single" w:sz="1" w:space="0" w:color="CBD5E1"/>
              <w:bottom w:val="single" w:sz="1" w:space="0" w:color="CBD5E1"/>
              <w:right w:val="single" w:sz="1" w:space="0" w:color="CBD5E1"/>
            </w:tcBorders>
          </w:tcPr>
          <w:p w14:paraId="700000A3" w14:textId="77777777" w:rsidR="009F15F3" w:rsidRDefault="00E73214">
            <w:r>
              <w:rPr>
                <w:color w:val="374151"/>
                <w:sz w:val="16"/>
                <w:szCs w:val="16"/>
              </w:rPr>
              <w:t xml:space="preserve">Top 8% and bottom 8% strips | Decorative border / lattice work</w:t>
            </w:r>
          </w:p>
        </w:tc>
      </w:tr>
      <w:tr w:rsidR="009F15F3" w14:paraId="700000A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5" w14:textId="77777777" w:rsidR="009F15F3" w:rsidRDefault="00E73214">
            <w:r>
              <w:rPr>
                <w:b/>
                <w:bCs/>
                <w:color w:val="1E3A5F"/>
                <w:sz w:val="16"/>
                <w:szCs w:val="16"/>
              </w:rPr>
              <w:t xml:space="preserve">Text Underlay</w:t>
            </w:r>
          </w:p>
        </w:tc>
        <w:tc>
          <w:tcPr>
            <w:tcW w:w="6560" w:type="dxa"/>
            <w:tcBorders>
              <w:top w:val="single" w:sz="1" w:space="0" w:color="CBD5E1"/>
              <w:left w:val="single" w:sz="1" w:space="0" w:color="CBD5E1"/>
              <w:bottom w:val="single" w:sz="1" w:space="0" w:color="CBD5E1"/>
              <w:right w:val="single" w:sz="1" w:space="0" w:color="CBD5E1"/>
            </w:tcBorders>
          </w:tcPr>
          <w:p w14:paraId="700000A6" w14:textId="77777777" w:rsidR="009F15F3" w:rsidRDefault="00E73214">
            <w:r>
              <w:rPr>
                <w:color w:val="374151"/>
                <w:sz w:val="16"/>
                <w:szCs w:val="16"/>
              </w:rPr>
              <w:t xml:space="preserve">Ivory Cream #FFF8E7 at 78% opacity, blur-behind 8px | Only when headline over busy backdrop</w:t>
            </w:r>
          </w:p>
        </w:tc>
      </w:tr>
      <w:tr w:rsidR="009F15F3" w14:paraId="700000A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A8" w14:textId="77777777" w:rsidR="009F15F3" w:rsidRDefault="00E73214">
            <w:r>
              <w:rPr>
                <w:b/>
                <w:bCs/>
                <w:color w:val="1E3A5F"/>
                <w:sz w:val="16"/>
                <w:szCs w:val="16"/>
              </w:rPr>
              <w:t xml:space="preserve">Spacing / Baseline</w:t>
            </w:r>
          </w:p>
        </w:tc>
        <w:tc>
          <w:tcPr>
            <w:tcW w:w="6560" w:type="dxa"/>
            <w:tcBorders>
              <w:top w:val="single" w:sz="1" w:space="0" w:color="CBD5E1"/>
              <w:left w:val="single" w:sz="1" w:space="0" w:color="CBD5E1"/>
              <w:bottom w:val="single" w:sz="1" w:space="0" w:color="CBD5E1"/>
              <w:right w:val="single" w:sz="1" w:space="0" w:color="CBD5E1"/>
            </w:tcBorders>
          </w:tcPr>
          <w:p w14:paraId="700000A9" w14:textId="77777777" w:rsidR="009F15F3" w:rsidRDefault="00E73214">
            <w:r>
              <w:rPr>
                <w:color w:val="374151"/>
                <w:sz w:val="16"/>
                <w:szCs w:val="16"/>
              </w:rPr>
              <w:t xml:space="preserve">8px grid, 16px gutters | All element alignment snaps to grid</w:t>
            </w:r>
          </w:p>
        </w:tc>
      </w:tr>
    </w:tbl>
    <w:p w14:paraId="700000AA" w14:textId="77777777" w:rsidR="009F15F3" w:rsidRDefault="00E73214">
      <w:pPr>
        <w:spacing w:before="240" w:after="120"/>
      </w:pPr>
      <w:r>
        <w:rPr>
          <w:b/>
          <w:bCs/>
          <w:color w:val="1E3A5F"/>
          <w:sz w:val="20"/>
          <w:szCs w:val="20"/>
        </w:rPr>
        <w:t xml:space="preserve">4. Rendering Pipeline &amp; Prompt Construction</w:t>
      </w:r>
    </w:p>
    <w:p w14:paraId="700000AB" w14:textId="77777777" w:rsidR="009F15F3" w:rsidRDefault="00E73214">
      <w:pPr>
        <w:spacing w:before="80" w:after="80"/>
      </w:pPr>
      <w:r>
        <w:rPr>
          <w:b/>
          <w:bCs/>
          <w:color w:val="1E3A5F"/>
          <w:sz w:val="18"/>
          <w:szCs w:val="18"/>
        </w:rPr>
        <w:t xml:space="preserve">Platform-specific prompt templates [NEW -- replaces single-platform approach]:</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AC"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AD" w14:textId="77777777" w:rsidR="009F15F3" w:rsidRDefault="00E73214">
            <w:r>
              <w:rPr>
                <w:b/>
                <w:bCs/>
                <w:color w:val="1E3A5F"/>
                <w:sz w:val="16"/>
                <w:szCs w:val="16"/>
              </w:rPr>
              <w:t xml:space="preserve">Platform</w:t>
            </w:r>
          </w:p>
        </w:tc>
        <w:tc>
          <w:tcPr>
            <w:tcW w:w="6560" w:type="dxa"/>
            <w:tcBorders>
              <w:top w:val="single" w:sz="1" w:space="0" w:color="CBD5E1"/>
              <w:left w:val="single" w:sz="1" w:space="0" w:color="CBD5E1"/>
              <w:bottom w:val="single" w:sz="1" w:space="0" w:color="CBD5E1"/>
              <w:right w:val="single" w:sz="1" w:space="0" w:color="CBD5E1"/>
            </w:tcBorders>
          </w:tcPr>
          <w:p w14:paraId="700000AE" w14:textId="77777777" w:rsidR="009F15F3" w:rsidRDefault="00E73214">
            <w:r>
              <w:rPr>
                <w:b/>
                <w:bCs/>
                <w:color w:val="1E3A5F"/>
                <w:sz w:val="16"/>
                <w:szCs w:val="16"/>
              </w:rPr>
              <w:t xml:space="preserve">Configuration</w:t>
            </w:r>
          </w:p>
        </w:tc>
      </w:tr>
      <w:tr w:rsidR="009F15F3" w14:paraId="700000A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0" w14:textId="77777777" w:rsidR="009F15F3" w:rsidRDefault="00E73214">
            <w:r>
              <w:rPr>
                <w:b/>
                <w:bCs/>
                <w:color w:val="1E3A5F"/>
                <w:sz w:val="16"/>
                <w:szCs w:val="16"/>
              </w:rPr>
              <w:t xml:space="preserve">Primary Model</w:t>
            </w:r>
          </w:p>
        </w:tc>
        <w:tc>
          <w:tcPr>
            <w:tcW w:w="6560" w:type="dxa"/>
            <w:tcBorders>
              <w:top w:val="single" w:sz="1" w:space="0" w:color="CBD5E1"/>
              <w:left w:val="single" w:sz="1" w:space="0" w:color="CBD5E1"/>
              <w:bottom w:val="single" w:sz="1" w:space="0" w:color="CBD5E1"/>
              <w:right w:val="single" w:sz="1" w:space="0" w:color="CBD5E1"/>
            </w:tcBorders>
          </w:tcPr>
          <w:p w14:paraId="700000B1" w14:textId="77777777" w:rsidR="009F15F3" w:rsidRDefault="00E73214">
            <w:r>
              <w:rPr>
                <w:color w:val="374151"/>
                <w:sz w:val="16"/>
                <w:szCs w:val="16"/>
              </w:rPr>
              <w:t xml:space="preserve">Midjourney v6.1 | For ornamental, painterly, festive scenes</w:t>
            </w:r>
          </w:p>
        </w:tc>
      </w:tr>
      <w:tr w:rsidR="009F15F3" w14:paraId="700000B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3" w14:textId="77777777" w:rsidR="009F15F3" w:rsidRDefault="00E73214">
            <w:r>
              <w:rPr>
                <w:b/>
                <w:bCs/>
                <w:color w:val="1E3A5F"/>
                <w:sz w:val="16"/>
                <w:szCs w:val="16"/>
              </w:rPr>
              <w:t xml:space="preserve">Secondary Model</w:t>
            </w:r>
          </w:p>
        </w:tc>
        <w:tc>
          <w:tcPr>
            <w:tcW w:w="6560" w:type="dxa"/>
            <w:tcBorders>
              <w:top w:val="single" w:sz="1" w:space="0" w:color="CBD5E1"/>
              <w:left w:val="single" w:sz="1" w:space="0" w:color="CBD5E1"/>
              <w:bottom w:val="single" w:sz="1" w:space="0" w:color="CBD5E1"/>
              <w:right w:val="single" w:sz="1" w:space="0" w:color="CBD5E1"/>
            </w:tcBorders>
          </w:tcPr>
          <w:p w14:paraId="700000B4" w14:textId="77777777" w:rsidR="009F15F3" w:rsidRDefault="00E73214">
            <w:r>
              <w:rPr>
                <w:color w:val="374151"/>
                <w:sz w:val="16"/>
                <w:szCs w:val="16"/>
              </w:rPr>
              <w:t xml:space="preserve">SDXL + LoRA indian-ornamental-v2 | When MJ style drift; tighter control</w:t>
            </w:r>
          </w:p>
        </w:tc>
      </w:tr>
      <w:tr w:rsidR="009F15F3" w14:paraId="700000B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6" w14:textId="77777777" w:rsidR="009F15F3" w:rsidRDefault="00E73214">
            <w:r>
              <w:rPr>
                <w:b/>
                <w:bCs/>
                <w:color w:val="1E3A5F"/>
                <w:sz w:val="16"/>
                <w:szCs w:val="16"/>
              </w:rPr>
              <w:t xml:space="preserve">Tertiary Model [NEW]</w:t>
            </w:r>
          </w:p>
        </w:tc>
        <w:tc>
          <w:tcPr>
            <w:tcW w:w="6560" w:type="dxa"/>
            <w:tcBorders>
              <w:top w:val="single" w:sz="1" w:space="0" w:color="CBD5E1"/>
              <w:left w:val="single" w:sz="1" w:space="0" w:color="CBD5E1"/>
              <w:bottom w:val="single" w:sz="1" w:space="0" w:color="CBD5E1"/>
              <w:right w:val="single" w:sz="1" w:space="0" w:color="CBD5E1"/>
            </w:tcBorders>
          </w:tcPr>
          <w:p w14:paraId="700000B7" w14:textId="77777777" w:rsidR="009F15F3" w:rsidRDefault="00E73214">
            <w:r>
              <w:rPr>
                <w:color w:val="374151"/>
                <w:sz w:val="16"/>
                <w:szCs w:val="16"/>
              </w:rPr>
              <w:t xml:space="preserve">Leonardo.ai (Alchemy mode ON, PhotoReal OFF) | Alternative festive generation</w:t>
            </w:r>
          </w:p>
        </w:tc>
      </w:tr>
    </w:tbl>
    <w:p w14:paraId="700000B8" w14:textId="77777777" w:rsidR="009F15F3" w:rsidRDefault="00E73214">
      <w:pPr>
        <w:spacing w:before="80" w:after="80"/>
      </w:pPr>
      <w:r>
        <w:rPr>
          <w:b/>
          <w:bCs/>
          <w:color w:val="1E3A5F"/>
          <w:sz w:val="18"/>
          <w:szCs w:val="18"/>
        </w:rPr>
        <w:t xml:space="preserve">Midjourney prompt template: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B9"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BA" w14:textId="77777777" w:rsidR="009F15F3" w:rsidRDefault="00E73214">
            <w:r>
              <w:rPr>
                <w:b/>
                <w:bCs/>
                <w:color w:val="1E3A5F"/>
                <w:sz w:val="16"/>
                <w:szCs w:val="16"/>
              </w:rPr>
              <w:t xml:space="preserve">Component</w:t>
            </w:r>
          </w:p>
        </w:tc>
        <w:tc>
          <w:tcPr>
            <w:tcW w:w="6560" w:type="dxa"/>
            <w:tcBorders>
              <w:top w:val="single" w:sz="1" w:space="0" w:color="CBD5E1"/>
              <w:left w:val="single" w:sz="1" w:space="0" w:color="CBD5E1"/>
              <w:bottom w:val="single" w:sz="1" w:space="0" w:color="CBD5E1"/>
              <w:right w:val="single" w:sz="1" w:space="0" w:color="CBD5E1"/>
            </w:tcBorders>
          </w:tcPr>
          <w:p w14:paraId="700000BB" w14:textId="77777777" w:rsidR="009F15F3" w:rsidRDefault="00E73214">
            <w:r>
              <w:rPr>
                <w:b/>
                <w:bCs/>
                <w:color w:val="1E3A5F"/>
                <w:sz w:val="16"/>
                <w:szCs w:val="16"/>
              </w:rPr>
              <w:t xml:space="preserve">Value</w:t>
            </w:r>
          </w:p>
        </w:tc>
      </w:tr>
      <w:tr w:rsidR="009F15F3" w14:paraId="700000B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BD" w14:textId="77777777" w:rsidR="009F15F3" w:rsidRDefault="00E73214">
            <w:r>
              <w:rPr>
                <w:b/>
                <w:bCs/>
                <w:color w:val="1E3A5F"/>
                <w:sz w:val="16"/>
                <w:szCs w:val="16"/>
              </w:rPr>
              <w:t xml:space="preserve">MJ Flags</w:t>
            </w:r>
          </w:p>
        </w:tc>
        <w:tc>
          <w:tcPr>
            <w:tcW w:w="6560" w:type="dxa"/>
            <w:tcBorders>
              <w:top w:val="single" w:sz="1" w:space="0" w:color="CBD5E1"/>
              <w:left w:val="single" w:sz="1" w:space="0" w:color="CBD5E1"/>
              <w:bottom w:val="single" w:sz="1" w:space="0" w:color="CBD5E1"/>
              <w:right w:val="single" w:sz="1" w:space="0" w:color="CBD5E1"/>
            </w:tcBorders>
          </w:tcPr>
          <w:p w14:paraId="700000BE" w14:textId="77777777" w:rsidR="009F15F3" w:rsidRDefault="00E73214">
            <w:r>
              <w:rPr>
                <w:color w:val="374151"/>
                <w:sz w:val="16"/>
                <w:szCs w:val="16"/>
              </w:rPr>
              <w:t xml:space="preserve">--ar 9:16 --s 400 --chaos 5 --weird 25 --stylize 400</w:t>
            </w:r>
          </w:p>
        </w:tc>
      </w:tr>
      <w:tr w:rsidR="009F15F3" w14:paraId="700000B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0" w14:textId="77777777" w:rsidR="009F15F3" w:rsidRDefault="00E73214">
            <w:r>
              <w:rPr>
                <w:b/>
                <w:bCs/>
                <w:color w:val="1E3A5F"/>
                <w:sz w:val="16"/>
                <w:szCs w:val="16"/>
              </w:rPr>
              <w:t xml:space="preserve">Style Prefix</w:t>
            </w:r>
          </w:p>
        </w:tc>
        <w:tc>
          <w:tcPr>
            <w:tcW w:w="6560" w:type="dxa"/>
            <w:tcBorders>
              <w:top w:val="single" w:sz="1" w:space="0" w:color="CBD5E1"/>
              <w:left w:val="single" w:sz="1" w:space="0" w:color="CBD5E1"/>
              <w:bottom w:val="single" w:sz="1" w:space="0" w:color="CBD5E1"/>
              <w:right w:val="single" w:sz="1" w:space="0" w:color="CBD5E1"/>
            </w:tcBorders>
          </w:tcPr>
          <w:p w14:paraId="700000C1" w14:textId="77777777" w:rsidR="009F15F3" w:rsidRDefault="00E73214">
            <w:r>
              <w:rPr>
                <w:color w:val="374151"/>
                <w:sz w:val="16"/>
                <w:szCs w:val="16"/>
              </w:rPr>
              <w:t xml:space="preserve">"ornate festive Indian greeting, [FINISH_PROMPT], [MOTIF_PROMPT], warm radiant lighting,"</w:t>
            </w:r>
          </w:p>
        </w:tc>
      </w:tr>
      <w:tr w:rsidR="009F15F3" w14:paraId="700000C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3" w14:textId="77777777" w:rsidR="009F15F3" w:rsidRDefault="00E73214">
            <w:r>
              <w:rPr>
                <w:b/>
                <w:bCs/>
                <w:color w:val="1E3A5F"/>
                <w:sz w:val="16"/>
                <w:szCs w:val="16"/>
              </w:rPr>
              <w:t xml:space="preserve">Style Suffix</w:t>
            </w:r>
          </w:p>
        </w:tc>
        <w:tc>
          <w:tcPr>
            <w:tcW w:w="6560" w:type="dxa"/>
            <w:tcBorders>
              <w:top w:val="single" w:sz="1" w:space="0" w:color="CBD5E1"/>
              <w:left w:val="single" w:sz="1" w:space="0" w:color="CBD5E1"/>
              <w:bottom w:val="single" w:sz="1" w:space="0" w:color="CBD5E1"/>
              <w:right w:val="single" w:sz="1" w:space="0" w:color="CBD5E1"/>
            </w:tcBorders>
          </w:tcPr>
          <w:p w14:paraId="700000C4" w14:textId="77777777" w:rsidR="009F15F3" w:rsidRDefault="00E73214">
            <w:r>
              <w:rPr>
                <w:color w:val="374151"/>
                <w:sz w:val="16"/>
                <w:szCs w:val="16"/>
              </w:rPr>
              <w:t xml:space="preserve">"shimmering metallic highlights, [SPARKLE_PROMPT], radial sunburst glow, traditional Indian aesthetic, high detail, 8K --no minimalism, flat, modern, grunge, grayscale"</w:t>
            </w:r>
          </w:p>
        </w:tc>
      </w:tr>
      <w:tr w:rsidR="009F15F3" w14:paraId="700000C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C6" w14:textId="77777777" w:rsidR="009F15F3" w:rsidRDefault="00E73214">
            <w:r>
              <w:rPr>
                <w:b/>
                <w:bCs/>
                <w:color w:val="1E3A5F"/>
                <w:sz w:val="16"/>
                <w:szCs w:val="16"/>
              </w:rPr>
              <w:t xml:space="preserve">Negative (--no)</w:t>
            </w:r>
          </w:p>
        </w:tc>
        <w:tc>
          <w:tcPr>
            <w:tcW w:w="6560" w:type="dxa"/>
            <w:tcBorders>
              <w:top w:val="single" w:sz="1" w:space="0" w:color="CBD5E1"/>
              <w:left w:val="single" w:sz="1" w:space="0" w:color="CBD5E1"/>
              <w:bottom w:val="single" w:sz="1" w:space="0" w:color="CBD5E1"/>
              <w:right w:val="single" w:sz="1" w:space="0" w:color="CBD5E1"/>
            </w:tcBorders>
          </w:tcPr>
          <w:p w14:paraId="700000C7" w14:textId="77777777" w:rsidR="009F15F3" w:rsidRDefault="00E73214">
            <w:r>
              <w:rPr>
                <w:color w:val="374151"/>
                <w:sz w:val="16"/>
                <w:szCs w:val="16"/>
              </w:rPr>
              <w:t xml:space="preserve">minimalism, flat design, grunge, dirty, grayscale, muted, monochrome, bauhaus, swiss, hand-drawn doodle, sticker, kawaii, cartoon</w:t>
            </w:r>
          </w:p>
        </w:tc>
      </w:tr>
    </w:tbl>
    <w:p w14:paraId="700000C8" w14:textId="77777777" w:rsidR="009F15F3" w:rsidRDefault="00E73214">
      <w:pPr>
        <w:spacing w:before="80" w:after="80"/>
      </w:pPr>
      <w:r>
        <w:rPr>
          <w:b/>
          <w:bCs/>
          <w:color w:val="1E3A5F"/>
          <w:sz w:val="18"/>
          <w:szCs w:val="18"/>
        </w:rPr>
        <w:t xml:space="preserve">Leonardo.ai prompt template:</w:t>
      </w:r>
    </w:p>
    <w:p w14:paraId="700000C9" w14:textId="77777777" w:rsidR="009F15F3" w:rsidRDefault="00E73214">
      <w:pPr>
        <w:spacing w:before="80" w:after="80"/>
      </w:pPr>
      <w:r>
        <w:rPr>
          <w:color w:val="374151"/>
          <w:sz w:val="18"/>
          <w:szCs w:val="18"/>
        </w:rPr>
        <w:t xml:space="preserve">[SUBJECT]. [ILLUSTRATION_RENDERING_STYLE]. [FINISH_PROMPT]. [MOTIF_PROMPT]. Ornate festive Indian style, [COLOUR_DESC], [CUSTOMIZATION_PROMPT]. Portrait 9:16 format. Negative: minimalism, flat design, grayscale, muted, cartoon, sticker, Western ornaments, text, letters, watermark.</w:t>
      </w:r>
    </w:p>
    <w:p w14:paraId="700000CA" w14:textId="77777777" w:rsidR="009F15F3" w:rsidRDefault="00E73214">
      <w:pPr>
        <w:spacing w:before="80" w:after="80"/>
      </w:pPr>
      <w:r>
        <w:rPr>
          <w:b/>
          <w:bCs/>
          <w:color w:val="1E3A5F"/>
          <w:sz w:val="18"/>
          <w:szCs w:val="18"/>
        </w:rPr>
        <w:t xml:space="preserve">Adobe Firefly prompt template:</w:t>
      </w:r>
    </w:p>
    <w:p w14:paraId="700000CB" w14:textId="77777777" w:rsidR="009F15F3" w:rsidRDefault="00E73214">
      <w:pPr>
        <w:spacing w:before="80" w:after="80"/>
      </w:pPr>
      <w:r>
        <w:rPr>
          <w:color w:val="374151"/>
          <w:sz w:val="18"/>
          <w:szCs w:val="18"/>
        </w:rPr>
        <w:t xml:space="preserve">[SUBJECT]. [ILLUSTRATION_RENDERING_STYLE]. [FINISH_PROMPT]. [MOTIF_PROMPT]. Ornate festive Indian greeting style, [COLOUR_DESC], [CUSTOMIZATION_PROMPT]. Portrait 9:16 for mobile. Content type: Art. Stylize: 80. Do not include any text, letters, words, typography, watermarks, logos, or minimalist elements.</w:t>
      </w:r>
    </w:p>
    <w:p w14:paraId="700000CC" w14:textId="77777777" w:rsidR="009F15F3" w:rsidRDefault="00E73214">
      <w:pPr>
        <w:spacing w:before="80" w:after="80"/>
      </w:pPr>
      <w:r>
        <w:rPr>
          <w:b/>
          <w:bCs/>
          <w:color w:val="1E3A5F"/>
          <w:sz w:val="18"/>
          <w:szCs w:val="18"/>
        </w:rPr>
        <w:t xml:space="preserve">Post-processing pipeline: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CD"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CE" w14:textId="77777777" w:rsidR="009F15F3" w:rsidRDefault="00E73214">
            <w:r>
              <w:rPr>
                <w:b/>
                <w:bCs/>
                <w:color w:val="1E3A5F"/>
                <w:sz w:val="16"/>
                <w:szCs w:val="16"/>
              </w:rPr>
              <w:t xml:space="preserve">Step</w:t>
            </w:r>
          </w:p>
        </w:tc>
        <w:tc>
          <w:tcPr>
            <w:tcW w:w="6560" w:type="dxa"/>
            <w:tcBorders>
              <w:top w:val="single" w:sz="1" w:space="0" w:color="CBD5E1"/>
              <w:left w:val="single" w:sz="1" w:space="0" w:color="CBD5E1"/>
              <w:bottom w:val="single" w:sz="1" w:space="0" w:color="CBD5E1"/>
              <w:right w:val="single" w:sz="1" w:space="0" w:color="CBD5E1"/>
            </w:tcBorders>
          </w:tcPr>
          <w:p w14:paraId="700000CF" w14:textId="77777777" w:rsidR="009F15F3" w:rsidRDefault="00E73214">
            <w:r>
              <w:rPr>
                <w:b/>
                <w:bCs/>
                <w:color w:val="1E3A5F"/>
                <w:sz w:val="16"/>
                <w:szCs w:val="16"/>
              </w:rPr>
              <w:t xml:space="preserve">Spec | Purpose</w:t>
            </w:r>
          </w:p>
        </w:tc>
      </w:tr>
      <w:tr w:rsidR="009F15F3" w14:paraId="700000D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1" w14:textId="77777777" w:rsidR="009F15F3" w:rsidRDefault="00E73214">
            <w:r>
              <w:rPr>
                <w:b/>
                <w:bCs/>
                <w:color w:val="1E3A5F"/>
                <w:sz w:val="16"/>
                <w:szCs w:val="16"/>
              </w:rPr>
              <w:t xml:space="preserve">Post-process 1</w:t>
            </w:r>
          </w:p>
        </w:tc>
        <w:tc>
          <w:tcPr>
            <w:tcW w:w="6560" w:type="dxa"/>
            <w:tcBorders>
              <w:top w:val="single" w:sz="1" w:space="0" w:color="CBD5E1"/>
              <w:left w:val="single" w:sz="1" w:space="0" w:color="CBD5E1"/>
              <w:bottom w:val="single" w:sz="1" w:space="0" w:color="CBD5E1"/>
              <w:right w:val="single" w:sz="1" w:space="0" w:color="CBD5E1"/>
            </w:tcBorders>
          </w:tcPr>
          <w:p w14:paraId="700000D2" w14:textId="77777777" w:rsidR="009F15F3" w:rsidRDefault="00E73214">
            <w:r>
              <w:rPr>
                <w:color w:val="374151"/>
                <w:sz w:val="16"/>
                <w:szCs w:val="16"/>
              </w:rPr>
              <w:t xml:space="preserve">Lens flare overlay (Anamorphic Gold), 35% opacity, screen blend | Upper-right third</w:t>
            </w:r>
          </w:p>
        </w:tc>
      </w:tr>
      <w:tr w:rsidR="009F15F3" w14:paraId="700000D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4" w14:textId="77777777" w:rsidR="009F15F3" w:rsidRDefault="00E73214">
            <w:r>
              <w:rPr>
                <w:b/>
                <w:bCs/>
                <w:color w:val="1E3A5F"/>
                <w:sz w:val="16"/>
                <w:szCs w:val="16"/>
              </w:rPr>
              <w:t xml:space="preserve">Post-process 2</w:t>
            </w:r>
          </w:p>
        </w:tc>
        <w:tc>
          <w:tcPr>
            <w:tcW w:w="6560" w:type="dxa"/>
            <w:tcBorders>
              <w:top w:val="single" w:sz="1" w:space="0" w:color="CBD5E1"/>
              <w:left w:val="single" w:sz="1" w:space="0" w:color="CBD5E1"/>
              <w:bottom w:val="single" w:sz="1" w:space="0" w:color="CBD5E1"/>
              <w:right w:val="single" w:sz="1" w:space="0" w:color="CBD5E1"/>
            </w:tcBorders>
          </w:tcPr>
          <w:p w14:paraId="700000D5" w14:textId="77777777" w:rsidR="009F15F3" w:rsidRDefault="00E73214">
            <w:r>
              <w:rPr>
                <w:color w:val="374151"/>
                <w:sz w:val="16"/>
                <w:szCs w:val="16"/>
              </w:rPr>
              <w:t xml:space="preserve">Sparkle particle layer, 8-12 particles, 6-18px, Gold #FFD700, additive blend | Around focal point</w:t>
            </w:r>
          </w:p>
        </w:tc>
      </w:tr>
      <w:tr w:rsidR="009F15F3" w14:paraId="700000D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7" w14:textId="77777777" w:rsidR="009F15F3" w:rsidRDefault="00E73214">
            <w:r>
              <w:rPr>
                <w:b/>
                <w:bCs/>
                <w:color w:val="1E3A5F"/>
                <w:sz w:val="16"/>
                <w:szCs w:val="16"/>
              </w:rPr>
              <w:t xml:space="preserve">Post-process 3</w:t>
            </w:r>
          </w:p>
        </w:tc>
        <w:tc>
          <w:tcPr>
            <w:tcW w:w="6560" w:type="dxa"/>
            <w:tcBorders>
              <w:top w:val="single" w:sz="1" w:space="0" w:color="CBD5E1"/>
              <w:left w:val="single" w:sz="1" w:space="0" w:color="CBD5E1"/>
              <w:bottom w:val="single" w:sz="1" w:space="0" w:color="CBD5E1"/>
              <w:right w:val="single" w:sz="1" w:space="0" w:color="CBD5E1"/>
            </w:tcBorders>
          </w:tcPr>
          <w:p w14:paraId="700000D8" w14:textId="77777777" w:rsidR="009F15F3" w:rsidRDefault="00E73214">
            <w:r>
              <w:rPr>
                <w:color w:val="374151"/>
                <w:sz w:val="16"/>
                <w:szCs w:val="16"/>
              </w:rPr>
              <w:t xml:space="preserve">Vignette dark corners, 25% density, 1800px radius | Cinematic depth</w:t>
            </w:r>
          </w:p>
        </w:tc>
      </w:tr>
      <w:tr w:rsidR="009F15F3" w14:paraId="700000D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DA" w14:textId="77777777" w:rsidR="009F15F3" w:rsidRDefault="00E73214">
            <w:r>
              <w:rPr>
                <w:b/>
                <w:bCs/>
                <w:color w:val="1E3A5F"/>
                <w:sz w:val="16"/>
                <w:szCs w:val="16"/>
              </w:rPr>
              <w:t xml:space="preserve">Post-process 4</w:t>
            </w:r>
          </w:p>
        </w:tc>
        <w:tc>
          <w:tcPr>
            <w:tcW w:w="6560" w:type="dxa"/>
            <w:tcBorders>
              <w:top w:val="single" w:sz="1" w:space="0" w:color="CBD5E1"/>
              <w:left w:val="single" w:sz="1" w:space="0" w:color="CBD5E1"/>
              <w:bottom w:val="single" w:sz="1" w:space="0" w:color="CBD5E1"/>
              <w:right w:val="single" w:sz="1" w:space="0" w:color="CBD5E1"/>
            </w:tcBorders>
          </w:tcPr>
          <w:p w14:paraId="700000DB" w14:textId="77777777" w:rsidR="009F15F3" w:rsidRDefault="00E73214">
            <w:r>
              <w:rPr>
                <w:color w:val="374151"/>
                <w:sz w:val="16"/>
                <w:szCs w:val="16"/>
              </w:rPr>
              <w:t xml:space="preserve">Grain 4% at 3200 ISO (Filmic subtle) | Prevents over-digital feel</w:t>
            </w:r>
          </w:p>
        </w:tc>
      </w:tr>
    </w:tbl>
    <w:p w14:paraId="700000DC" w14:textId="77777777" w:rsidR="009F15F3" w:rsidRDefault="00E73214">
      <w:pPr>
        <w:spacing w:before="240" w:after="120"/>
      </w:pPr>
      <w:r>
        <w:rPr>
          <w:b/>
          <w:bCs/>
          <w:color w:val="1E3A5F"/>
          <w:sz w:val="20"/>
          <w:szCs w:val="20"/>
        </w:rPr>
        <w:t xml:space="preserve">5. Finish -- Background Treatment [NEW]</w:t>
      </w:r>
    </w:p>
    <w:p w14:paraId="700000DD" w14:textId="77777777" w:rsidR="009F15F3" w:rsidRDefault="00E73214">
      <w:pPr>
        <w:spacing w:before="80" w:after="80"/>
      </w:pPr>
      <w:r>
        <w:rPr>
          <w:i/>
          <w:iCs/>
          <w:color w:val="64748B"/>
          <w:sz w:val="18"/>
          <w:szCs w:val="18"/>
        </w:rPr>
        <w:t xml:space="preserve">Controls how the background colour fill is rendered. Same hex, dramatically different visual feel. User selects one per template. Injected as [FINISH_PROMPT].</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DE"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DF" w14:textId="77777777" w:rsidR="009F15F3" w:rsidRDefault="00E73214">
            <w:r>
              <w:rPr>
                <w:b/>
                <w:bCs/>
                <w:color w:val="1E3A5F"/>
                <w:sz w:val="16"/>
                <w:szCs w:val="16"/>
              </w:rPr>
              <w:t xml:space="preserve">ID / Name</w:t>
            </w:r>
          </w:p>
        </w:tc>
        <w:tc>
          <w:tcPr>
            <w:tcW w:w="6560" w:type="dxa"/>
            <w:tcBorders>
              <w:top w:val="single" w:sz="1" w:space="0" w:color="CBD5E1"/>
              <w:left w:val="single" w:sz="1" w:space="0" w:color="CBD5E1"/>
              <w:bottom w:val="single" w:sz="1" w:space="0" w:color="CBD5E1"/>
              <w:right w:val="single" w:sz="1" w:space="0" w:color="CBD5E1"/>
            </w:tcBorders>
          </w:tcPr>
          <w:p w14:paraId="700000E0" w14:textId="77777777" w:rsidR="009F15F3" w:rsidRDefault="00E73214">
            <w:r>
              <w:rPr>
                <w:b/>
                <w:bCs/>
                <w:color w:val="1E3A5F"/>
                <w:sz w:val="16"/>
                <w:szCs w:val="16"/>
              </w:rPr>
              <w:t xml:space="preserve">Prompt Injection | Description</w:t>
            </w:r>
          </w:p>
        </w:tc>
      </w:tr>
      <w:tr w:rsidR="009F15F3" w14:paraId="700000E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2" w14:textId="77777777" w:rsidR="009F15F3" w:rsidRDefault="00E73214">
            <w:r>
              <w:rPr>
                <w:b/>
                <w:bCs/>
                <w:color w:val="1E3A5F"/>
                <w:sz w:val="16"/>
                <w:szCs w:val="16"/>
              </w:rPr>
              <w:t xml:space="preserve">FN-1 Plain Solid</w:t>
            </w:r>
          </w:p>
        </w:tc>
        <w:tc>
          <w:tcPr>
            <w:tcW w:w="6560" w:type="dxa"/>
            <w:tcBorders>
              <w:top w:val="single" w:sz="1" w:space="0" w:color="CBD5E1"/>
              <w:left w:val="single" w:sz="1" w:space="0" w:color="CBD5E1"/>
              <w:bottom w:val="single" w:sz="1" w:space="0" w:color="CBD5E1"/>
              <w:right w:val="single" w:sz="1" w:space="0" w:color="CBD5E1"/>
            </w:tcBorders>
          </w:tcPr>
          <w:p w14:paraId="700000E3" w14:textId="77777777" w:rsidR="009F15F3" w:rsidRDefault="00E73214">
            <w:r>
              <w:rPr>
                <w:color w:val="374151"/>
                <w:sz w:val="16"/>
                <w:szCs w:val="16"/>
              </w:rPr>
              <w:t xml:space="preserve">"solid flat colour fill, clean matte surface, no texture, no effects on background." | Clean flat fill. Lets frame + illustration do the talking.</w:t>
            </w:r>
          </w:p>
        </w:tc>
      </w:tr>
      <w:tr w:rsidR="009F15F3" w14:paraId="700000E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5" w14:textId="77777777" w:rsidR="009F15F3" w:rsidRDefault="00E73214">
            <w:r>
              <w:rPr>
                <w:b/>
                <w:bCs/>
                <w:color w:val="1E3A5F"/>
                <w:sz w:val="16"/>
                <w:szCs w:val="16"/>
              </w:rPr>
              <w:t xml:space="preserve">FN-2 Radial Gradient</w:t>
            </w:r>
          </w:p>
        </w:tc>
        <w:tc>
          <w:tcPr>
            <w:tcW w:w="6560" w:type="dxa"/>
            <w:tcBorders>
              <w:top w:val="single" w:sz="1" w:space="0" w:color="CBD5E1"/>
              <w:left w:val="single" w:sz="1" w:space="0" w:color="CBD5E1"/>
              <w:bottom w:val="single" w:sz="1" w:space="0" w:color="CBD5E1"/>
              <w:right w:val="single" w:sz="1" w:space="0" w:color="CBD5E1"/>
            </w:tcBorders>
          </w:tcPr>
          <w:p w14:paraId="700000E6" w14:textId="77777777" w:rsidR="009F15F3" w:rsidRDefault="00E73214">
            <w:r>
              <w:rPr>
                <w:color w:val="374151"/>
                <w:sz w:val="16"/>
                <w:szCs w:val="16"/>
              </w:rPr>
              <w:t xml:space="preserve">"radial gradient from bright centre to darker edges, smooth luminous colour transition, glowing centre." | Centre-outward shimmer. Most versatile default.</w:t>
            </w:r>
          </w:p>
        </w:tc>
      </w:tr>
      <w:tr w:rsidR="009F15F3" w14:paraId="700000E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8" w14:textId="77777777" w:rsidR="009F15F3" w:rsidRDefault="00E73214">
            <w:r>
              <w:rPr>
                <w:b/>
                <w:bCs/>
                <w:color w:val="1E3A5F"/>
                <w:sz w:val="16"/>
                <w:szCs w:val="16"/>
              </w:rPr>
              <w:t xml:space="preserve">FN-3 Sparkle / Glitter</w:t>
            </w:r>
          </w:p>
        </w:tc>
        <w:tc>
          <w:tcPr>
            <w:tcW w:w="6560" w:type="dxa"/>
            <w:tcBorders>
              <w:top w:val="single" w:sz="1" w:space="0" w:color="CBD5E1"/>
              <w:left w:val="single" w:sz="1" w:space="0" w:color="CBD5E1"/>
              <w:bottom w:val="single" w:sz="1" w:space="0" w:color="CBD5E1"/>
              <w:right w:val="single" w:sz="1" w:space="0" w:color="CBD5E1"/>
            </w:tcBorders>
          </w:tcPr>
          <w:p w14:paraId="700000E9" w14:textId="77777777" w:rsidR="009F15F3" w:rsidRDefault="00E73214">
            <w:r>
              <w:rPr>
                <w:color w:val="374151"/>
                <w:sz w:val="16"/>
                <w:szCs w:val="16"/>
              </w:rPr>
              <w:t xml:space="preserve">"sparkle particle overlay across background, tiny golden glitter dots scattered throughout, festive shimmer texture." | Diwali card / celebration energy.</w:t>
            </w:r>
          </w:p>
        </w:tc>
      </w:tr>
      <w:tr w:rsidR="009F15F3" w14:paraId="700000E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B" w14:textId="77777777" w:rsidR="009F15F3" w:rsidRDefault="00E73214">
            <w:r>
              <w:rPr>
                <w:b/>
                <w:bCs/>
                <w:color w:val="1E3A5F"/>
                <w:sz w:val="16"/>
                <w:szCs w:val="16"/>
              </w:rPr>
              <w:t xml:space="preserve">FN-4 Metallic Foil</w:t>
            </w:r>
          </w:p>
        </w:tc>
        <w:tc>
          <w:tcPr>
            <w:tcW w:w="6560" w:type="dxa"/>
            <w:tcBorders>
              <w:top w:val="single" w:sz="1" w:space="0" w:color="CBD5E1"/>
              <w:left w:val="single" w:sz="1" w:space="0" w:color="CBD5E1"/>
              <w:bottom w:val="single" w:sz="1" w:space="0" w:color="CBD5E1"/>
              <w:right w:val="single" w:sz="1" w:space="0" w:color="CBD5E1"/>
            </w:tcBorders>
          </w:tcPr>
          <w:p w14:paraId="700000EC" w14:textId="77777777" w:rsidR="009F15F3" w:rsidRDefault="00E73214">
            <w:r>
              <w:rPr>
                <w:color w:val="374151"/>
                <w:sz w:val="16"/>
                <w:szCs w:val="16"/>
              </w:rPr>
              <w:t xml:space="preserve">"stamped metallic gold foil texture on background surface, embossed metallic finish, rich luxurious hammered gold." | Wedding card premium. Maximum bling.</w:t>
            </w:r>
          </w:p>
        </w:tc>
      </w:tr>
      <w:tr w:rsidR="009F15F3" w14:paraId="700000E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EE" w14:textId="77777777" w:rsidR="009F15F3" w:rsidRDefault="00E73214">
            <w:r>
              <w:rPr>
                <w:b/>
                <w:bCs/>
                <w:color w:val="1E3A5F"/>
                <w:sz w:val="16"/>
                <w:szCs w:val="16"/>
              </w:rPr>
              <w:t xml:space="preserve">FN-5 Bokeh Glow</w:t>
            </w:r>
          </w:p>
        </w:tc>
        <w:tc>
          <w:tcPr>
            <w:tcW w:w="6560" w:type="dxa"/>
            <w:tcBorders>
              <w:top w:val="single" w:sz="1" w:space="0" w:color="CBD5E1"/>
              <w:left w:val="single" w:sz="1" w:space="0" w:color="CBD5E1"/>
              <w:bottom w:val="single" w:sz="1" w:space="0" w:color="CBD5E1"/>
              <w:right w:val="single" w:sz="1" w:space="0" w:color="CBD5E1"/>
            </w:tcBorders>
          </w:tcPr>
          <w:p w14:paraId="700000EF" w14:textId="77777777" w:rsidR="009F15F3" w:rsidRDefault="00E73214">
            <w:r>
              <w:rPr>
                <w:color w:val="374151"/>
                <w:sz w:val="16"/>
                <w:szCs w:val="16"/>
              </w:rPr>
              <w:t xml:space="preserve">"soft bokeh light orbs floating in background, warm golden out-of-focus lights, festive fairy light atmosphere." | Warm fuzzy festive lights.</w:t>
            </w:r>
          </w:p>
        </w:tc>
      </w:tr>
    </w:tbl>
    <w:p w14:paraId="700000F0" w14:textId="77777777" w:rsidR="009F15F3" w:rsidRDefault="00E73214">
      <w:pPr>
        <w:spacing w:before="240" w:after="120"/>
      </w:pPr>
      <w:r>
        <w:rPr>
          <w:b/>
          <w:bCs/>
          <w:color w:val="1E3A5F"/>
          <w:sz w:val="20"/>
          <w:szCs w:val="20"/>
        </w:rPr>
        <w:t xml:space="preserve">6. Illustration Rendering Sub-Styles [NEW]</w:t>
      </w:r>
    </w:p>
    <w:p w14:paraId="700000F1" w14:textId="77777777" w:rsidR="009F15F3" w:rsidRDefault="00E73214">
      <w:pPr>
        <w:spacing w:before="80" w:after="80"/>
      </w:pPr>
      <w:r>
        <w:rPr>
          <w:i/>
          <w:iCs/>
          <w:color w:val="64748B"/>
          <w:sz w:val="18"/>
          <w:szCs w:val="18"/>
        </w:rPr>
        <w:t xml:space="preserve">Track A supports 3 distinct rendering approaches. Same subject rendered in different visual treatments. User selects one per template. Injected as [ILLUSTRATION_RENDERING_STYLE].</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0F2"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0F3" w14:textId="77777777" w:rsidR="009F15F3" w:rsidRDefault="00E73214">
            <w:r>
              <w:rPr>
                <w:b/>
                <w:bCs/>
                <w:color w:val="1E3A5F"/>
                <w:sz w:val="16"/>
                <w:szCs w:val="16"/>
              </w:rPr>
              <w:t xml:space="preserve">ID / Name</w:t>
            </w:r>
          </w:p>
        </w:tc>
        <w:tc>
          <w:tcPr>
            <w:tcW w:w="6560" w:type="dxa"/>
            <w:tcBorders>
              <w:top w:val="single" w:sz="1" w:space="0" w:color="CBD5E1"/>
              <w:left w:val="single" w:sz="1" w:space="0" w:color="CBD5E1"/>
              <w:bottom w:val="single" w:sz="1" w:space="0" w:color="CBD5E1"/>
              <w:right w:val="single" w:sz="1" w:space="0" w:color="CBD5E1"/>
            </w:tcBorders>
          </w:tcPr>
          <w:p w14:paraId="700000F4" w14:textId="77777777" w:rsidR="009F15F3" w:rsidRDefault="00E73214">
            <w:r>
              <w:rPr>
                <w:b/>
                <w:bCs/>
                <w:color w:val="1E3A5F"/>
                <w:sz w:val="16"/>
                <w:szCs w:val="16"/>
              </w:rPr>
              <w:t xml:space="preserve">Prompt Description | Character | Reference</w:t>
            </w:r>
          </w:p>
        </w:tc>
      </w:tr>
      <w:tr w:rsidR="009F15F3" w14:paraId="700000F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6" w14:textId="77777777" w:rsidR="009F15F3" w:rsidRDefault="00E73214">
            <w:r>
              <w:rPr>
                <w:b/>
                <w:bCs/>
                <w:color w:val="1E3A5F"/>
                <w:sz w:val="16"/>
                <w:szCs w:val="16"/>
              </w:rPr>
              <w:t xml:space="preserve">IR-1 Ornamental Vector</w:t>
            </w:r>
          </w:p>
        </w:tc>
        <w:tc>
          <w:tcPr>
            <w:tcW w:w="6560" w:type="dxa"/>
            <w:tcBorders>
              <w:top w:val="single" w:sz="1" w:space="0" w:color="CBD5E1"/>
              <w:left w:val="single" w:sz="1" w:space="0" w:color="CBD5E1"/>
              <w:bottom w:val="single" w:sz="1" w:space="0" w:color="CBD5E1"/>
              <w:right w:val="single" w:sz="1" w:space="0" w:color="CBD5E1"/>
            </w:tcBorders>
          </w:tcPr>
          <w:p w14:paraId="700000F7" w14:textId="77777777" w:rsidR="009F15F3" w:rsidRDefault="00E73214">
            <w:r>
              <w:rPr>
                <w:color w:val="374151"/>
                <w:sz w:val="16"/>
                <w:szCs w:val="16"/>
              </w:rPr>
              <w:t xml:space="preserve">"ornamental vector illustration with gold-foil fills, paisley and mandala borders, stamped-metal shading, drop-shadows, sparkle particles, symmetric composition, Indian ornamental art style." | Classic Track A -- wedding card energy. High to max density. | Madhubani-revival, Tanjore painting, wedding cards.</w:t>
            </w:r>
          </w:p>
        </w:tc>
      </w:tr>
      <w:tr w:rsidR="009F15F3" w14:paraId="700000F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9" w14:textId="77777777" w:rsidR="009F15F3" w:rsidRDefault="00E73214">
            <w:r>
              <w:rPr>
                <w:b/>
                <w:bCs/>
                <w:color w:val="1E3A5F"/>
                <w:sz w:val="16"/>
                <w:szCs w:val="16"/>
              </w:rPr>
              <w:t xml:space="preserve">IR-2 Colourful Vector</w:t>
            </w:r>
          </w:p>
        </w:tc>
        <w:tc>
          <w:tcPr>
            <w:tcW w:w="6560" w:type="dxa"/>
            <w:tcBorders>
              <w:top w:val="single" w:sz="1" w:space="0" w:color="CBD5E1"/>
              <w:left w:val="single" w:sz="1" w:space="0" w:color="CBD5E1"/>
              <w:bottom w:val="single" w:sz="1" w:space="0" w:color="CBD5E1"/>
              <w:right w:val="single" w:sz="1" w:space="0" w:color="CBD5E1"/>
            </w:tcBorders>
          </w:tcPr>
          <w:p w14:paraId="700000FA" w14:textId="77777777" w:rsidR="009F15F3" w:rsidRDefault="00E73214">
            <w:r>
              <w:rPr>
                <w:color w:val="374151"/>
                <w:sz w:val="16"/>
                <w:szCs w:val="16"/>
              </w:rPr>
              <w:t xml:space="preserve">"vivid colourful flat vector illustration, bright saturated colours (reds, oranges, yellows, pinks, greens), clean bold outlines, festive Indian colour palette, no gold treatment, celebratory and cheerful." | Bright flat colours, bold outlines. Red rose = bright red. | Bollywood poster art, Indian truck art palette, festival prints.</w:t>
            </w:r>
          </w:p>
        </w:tc>
      </w:tr>
      <w:tr w:rsidR="009F15F3" w14:paraId="700000F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0FC" w14:textId="77777777" w:rsidR="009F15F3" w:rsidRDefault="00E73214">
            <w:r>
              <w:rPr>
                <w:b/>
                <w:bCs/>
                <w:color w:val="1E3A5F"/>
                <w:sz w:val="16"/>
                <w:szCs w:val="16"/>
              </w:rPr>
              <w:t xml:space="preserve">IR-3 3D Glossy</w:t>
            </w:r>
          </w:p>
        </w:tc>
        <w:tc>
          <w:tcPr>
            <w:tcW w:w="6560" w:type="dxa"/>
            <w:tcBorders>
              <w:top w:val="single" w:sz="1" w:space="0" w:color="CBD5E1"/>
              <w:left w:val="single" w:sz="1" w:space="0" w:color="CBD5E1"/>
              <w:bottom w:val="single" w:sz="1" w:space="0" w:color="CBD5E1"/>
              <w:right w:val="single" w:sz="1" w:space="0" w:color="CBD5E1"/>
            </w:tcBorders>
          </w:tcPr>
          <w:p w14:paraId="700000FD" w14:textId="77777777" w:rsidR="009F15F3" w:rsidRDefault="00E73214">
            <w:r>
              <w:rPr>
                <w:color w:val="374151"/>
                <w:sz w:val="16"/>
                <w:szCs w:val="16"/>
              </w:rPr>
              <w:t xml:space="preserve">"3D glossy rendered illustration, raised embossed effect, smooth reflective surface, dimensional depth, candy-like sheen, modern premium sticker aesthetic, sharp highlights and soft shadows." | Raised/embossed, glossy reflective. Modern premium. | Apple emoji 3D, premium WhatsApp sticker packs.</w:t>
            </w:r>
          </w:p>
        </w:tc>
      </w:tr>
    </w:tbl>
    <w:p w14:paraId="700000FE" w14:textId="77777777" w:rsidR="009F15F3" w:rsidRDefault="00E73214">
      <w:pPr>
        <w:spacing w:before="240" w:after="120"/>
      </w:pPr>
      <w:r>
        <w:rPr>
          <w:b/>
          <w:bCs/>
          <w:color w:val="1E3A5F"/>
          <w:sz w:val="20"/>
          <w:szCs w:val="20"/>
        </w:rPr>
        <w:t xml:space="preserve">7. Motif Set -- Indian Mass-Market Pattern Library [NEW]</w:t>
      </w:r>
    </w:p>
    <w:p w14:paraId="700000FF" w14:textId="77777777" w:rsidR="009F15F3" w:rsidRDefault="00E73214">
      <w:pPr>
        <w:spacing w:before="80" w:after="80"/>
      </w:pPr>
      <w:r>
        <w:rPr>
          <w:i/>
          <w:iCs/>
          <w:color w:val="64748B"/>
          <w:sz w:val="18"/>
          <w:szCs w:val="18"/>
        </w:rPr>
        <w:t xml:space="preserve">User selects one primary motif set per template. Drives frame border decoration, background accents, corner/edge fills. Injected as [MOTIF_PROMPT].</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100"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01" w14:textId="77777777" w:rsidR="009F15F3" w:rsidRDefault="00E73214">
            <w:r>
              <w:rPr>
                <w:b/>
                <w:bCs/>
                <w:color w:val="1E3A5F"/>
                <w:sz w:val="16"/>
                <w:szCs w:val="16"/>
              </w:rPr>
              <w:t xml:space="preserve">Motif</w:t>
            </w:r>
          </w:p>
        </w:tc>
        <w:tc>
          <w:tcPr>
            <w:tcW w:w="6560" w:type="dxa"/>
            <w:tcBorders>
              <w:top w:val="single" w:sz="1" w:space="0" w:color="CBD5E1"/>
              <w:left w:val="single" w:sz="1" w:space="0" w:color="CBD5E1"/>
              <w:bottom w:val="single" w:sz="1" w:space="0" w:color="CBD5E1"/>
              <w:right w:val="single" w:sz="1" w:space="0" w:color="CBD5E1"/>
            </w:tcBorders>
          </w:tcPr>
          <w:p w14:paraId="70000102" w14:textId="77777777" w:rsidR="009F15F3" w:rsidRDefault="00E73214">
            <w:r>
              <w:rPr>
                <w:b/>
                <w:bCs/>
                <w:color w:val="1E3A5F"/>
                <w:sz w:val="16"/>
                <w:szCs w:val="16"/>
              </w:rPr>
              <w:t xml:space="preserve">Prompt Keywords | Cultural Anchor | Best Palette Pairing</w:t>
            </w:r>
          </w:p>
        </w:tc>
      </w:tr>
      <w:tr w:rsidR="009F15F3" w14:paraId="7000010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4" w14:textId="77777777" w:rsidR="009F15F3" w:rsidRDefault="00E73214">
            <w:r>
              <w:rPr>
                <w:b/>
                <w:bCs/>
                <w:color w:val="1E3A5F"/>
                <w:sz w:val="16"/>
                <w:szCs w:val="16"/>
              </w:rPr>
              <w:t xml:space="preserve">MT-1 Paisley (Ambi)</w:t>
            </w:r>
          </w:p>
        </w:tc>
        <w:tc>
          <w:tcPr>
            <w:tcW w:w="6560" w:type="dxa"/>
            <w:tcBorders>
              <w:top w:val="single" w:sz="1" w:space="0" w:color="CBD5E1"/>
              <w:left w:val="single" w:sz="1" w:space="0" w:color="CBD5E1"/>
              <w:bottom w:val="single" w:sz="1" w:space="0" w:color="CBD5E1"/>
              <w:right w:val="single" w:sz="1" w:space="0" w:color="CBD5E1"/>
            </w:tcBorders>
          </w:tcPr>
          <w:p w14:paraId="70000105" w14:textId="77777777" w:rsidR="009F15F3" w:rsidRDefault="00E73214">
            <w:r>
              <w:rPr>
                <w:color w:val="374151"/>
                <w:sz w:val="16"/>
                <w:szCs w:val="16"/>
              </w:rPr>
              <w:t xml:space="preserve">"paisley mango motif pattern, traditional ambi teardrop design, Kashmir shawl ornament." | Universal Indian, pan-India. | GM-C1, GM-C5</w:t>
            </w:r>
          </w:p>
        </w:tc>
      </w:tr>
      <w:tr w:rsidR="009F15F3" w14:paraId="7000010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7" w14:textId="77777777" w:rsidR="009F15F3" w:rsidRDefault="00E73214">
            <w:r>
              <w:rPr>
                <w:b/>
                <w:bCs/>
                <w:color w:val="1E3A5F"/>
                <w:sz w:val="16"/>
                <w:szCs w:val="16"/>
              </w:rPr>
              <w:t xml:space="preserve">MT-2 Mandala</w:t>
            </w:r>
          </w:p>
        </w:tc>
        <w:tc>
          <w:tcPr>
            <w:tcW w:w="6560" w:type="dxa"/>
            <w:tcBorders>
              <w:top w:val="single" w:sz="1" w:space="0" w:color="CBD5E1"/>
              <w:left w:val="single" w:sz="1" w:space="0" w:color="CBD5E1"/>
              <w:bottom w:val="single" w:sz="1" w:space="0" w:color="CBD5E1"/>
              <w:right w:val="single" w:sz="1" w:space="0" w:color="CBD5E1"/>
            </w:tcBorders>
          </w:tcPr>
          <w:p w14:paraId="70000108" w14:textId="77777777" w:rsidR="009F15F3" w:rsidRDefault="00E73214">
            <w:r>
              <w:rPr>
                <w:color w:val="374151"/>
                <w:sz w:val="16"/>
                <w:szCs w:val="16"/>
              </w:rPr>
              <w:t xml:space="preserve">"circular mandala pattern, geometric sacred concentric rings, symmetrical radial ornament." | Spiritual, universal. | GM-C5, GM-C8</w:t>
            </w:r>
          </w:p>
        </w:tc>
      </w:tr>
      <w:tr w:rsidR="009F15F3" w14:paraId="7000010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A" w14:textId="77777777" w:rsidR="009F15F3" w:rsidRDefault="00E73214">
            <w:r>
              <w:rPr>
                <w:b/>
                <w:bCs/>
                <w:color w:val="1E3A5F"/>
                <w:sz w:val="16"/>
                <w:szCs w:val="16"/>
              </w:rPr>
              <w:t xml:space="preserve">MT-3 Marigold Chain</w:t>
            </w:r>
          </w:p>
        </w:tc>
        <w:tc>
          <w:tcPr>
            <w:tcW w:w="6560" w:type="dxa"/>
            <w:tcBorders>
              <w:top w:val="single" w:sz="1" w:space="0" w:color="CBD5E1"/>
              <w:left w:val="single" w:sz="1" w:space="0" w:color="CBD5E1"/>
              <w:bottom w:val="single" w:sz="1" w:space="0" w:color="CBD5E1"/>
              <w:right w:val="single" w:sz="1" w:space="0" w:color="CBD5E1"/>
            </w:tcBorders>
          </w:tcPr>
          <w:p w14:paraId="7000010B" w14:textId="77777777" w:rsidR="009F15F3" w:rsidRDefault="00E73214">
            <w:r>
              <w:rPr>
                <w:color w:val="374151"/>
                <w:sz w:val="16"/>
                <w:szCs w:val="16"/>
              </w:rPr>
              <w:t xml:space="preserve">"marigold garland chain pattern as border, genda phool string, toran flower garland." | Puja, wedding, festival. Highest GM resonance. | GM-C1, GM-C2</w:t>
            </w:r>
          </w:p>
        </w:tc>
      </w:tr>
      <w:tr w:rsidR="009F15F3" w14:paraId="7000010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0D" w14:textId="77777777" w:rsidR="009F15F3" w:rsidRDefault="00E73214">
            <w:r>
              <w:rPr>
                <w:b/>
                <w:bCs/>
                <w:color w:val="1E3A5F"/>
                <w:sz w:val="16"/>
                <w:szCs w:val="16"/>
              </w:rPr>
              <w:t xml:space="preserve">MT-4 Lotus Border</w:t>
            </w:r>
          </w:p>
        </w:tc>
        <w:tc>
          <w:tcPr>
            <w:tcW w:w="6560" w:type="dxa"/>
            <w:tcBorders>
              <w:top w:val="single" w:sz="1" w:space="0" w:color="CBD5E1"/>
              <w:left w:val="single" w:sz="1" w:space="0" w:color="CBD5E1"/>
              <w:bottom w:val="single" w:sz="1" w:space="0" w:color="CBD5E1"/>
              <w:right w:val="single" w:sz="1" w:space="0" w:color="CBD5E1"/>
            </w:tcBorders>
          </w:tcPr>
          <w:p w14:paraId="7000010E" w14:textId="77777777" w:rsidR="009F15F3" w:rsidRDefault="00E73214">
            <w:r>
              <w:rPr>
                <w:color w:val="374151"/>
                <w:sz w:val="16"/>
                <w:szCs w:val="16"/>
              </w:rPr>
              <w:t xml:space="preserve">"lotus flower border pattern, sacred lotus row design, padma petal chain." | Devotional, auspicious. | GM-C4, GM-C5</w:t>
            </w:r>
          </w:p>
        </w:tc>
      </w:tr>
      <w:tr w:rsidR="009F15F3" w14:paraId="7000010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0" w14:textId="77777777" w:rsidR="009F15F3" w:rsidRDefault="00E73214">
            <w:r>
              <w:rPr>
                <w:b/>
                <w:bCs/>
                <w:color w:val="1E3A5F"/>
                <w:sz w:val="16"/>
                <w:szCs w:val="16"/>
              </w:rPr>
              <w:t xml:space="preserve">MT-5 Peacock Motif</w:t>
            </w:r>
          </w:p>
        </w:tc>
        <w:tc>
          <w:tcPr>
            <w:tcW w:w="6560" w:type="dxa"/>
            <w:tcBorders>
              <w:top w:val="single" w:sz="1" w:space="0" w:color="CBD5E1"/>
              <w:left w:val="single" w:sz="1" w:space="0" w:color="CBD5E1"/>
              <w:bottom w:val="single" w:sz="1" w:space="0" w:color="CBD5E1"/>
              <w:right w:val="single" w:sz="1" w:space="0" w:color="CBD5E1"/>
            </w:tcBorders>
          </w:tcPr>
          <w:p w14:paraId="70000111" w14:textId="77777777" w:rsidR="009F15F3" w:rsidRDefault="00E73214">
            <w:r>
              <w:rPr>
                <w:color w:val="374151"/>
                <w:sz w:val="16"/>
                <w:szCs w:val="16"/>
              </w:rPr>
              <w:t xml:space="preserve">"peacock feather eye motif pattern, mor pankh fan design, royal peacock ornament." | Royal, Krishna. | GM-C9, GM-C8</w:t>
            </w:r>
          </w:p>
        </w:tc>
      </w:tr>
      <w:tr w:rsidR="009F15F3" w14:paraId="7000011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3" w14:textId="77777777" w:rsidR="009F15F3" w:rsidRDefault="00E73214">
            <w:r>
              <w:rPr>
                <w:b/>
                <w:bCs/>
                <w:color w:val="1E3A5F"/>
                <w:sz w:val="16"/>
                <w:szCs w:val="16"/>
              </w:rPr>
              <w:t xml:space="preserve">MT-6 Diya Row</w:t>
            </w:r>
          </w:p>
        </w:tc>
        <w:tc>
          <w:tcPr>
            <w:tcW w:w="6560" w:type="dxa"/>
            <w:tcBorders>
              <w:top w:val="single" w:sz="1" w:space="0" w:color="CBD5E1"/>
              <w:left w:val="single" w:sz="1" w:space="0" w:color="CBD5E1"/>
              <w:bottom w:val="single" w:sz="1" w:space="0" w:color="CBD5E1"/>
              <w:right w:val="single" w:sz="1" w:space="0" w:color="CBD5E1"/>
            </w:tcBorders>
          </w:tcPr>
          <w:p w14:paraId="70000114" w14:textId="77777777" w:rsidR="009F15F3" w:rsidRDefault="00E73214">
            <w:r>
              <w:rPr>
                <w:color w:val="374151"/>
                <w:sz w:val="16"/>
                <w:szCs w:val="16"/>
              </w:rPr>
              <w:t xml:space="preserve">"row of lit diyas oil lamp pattern as border, deepawali lamp chain." | Diwali, devotional. | GM-C1, GM-C5</w:t>
            </w:r>
          </w:p>
        </w:tc>
      </w:tr>
      <w:tr w:rsidR="009F15F3" w14:paraId="7000011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6" w14:textId="77777777" w:rsidR="009F15F3" w:rsidRDefault="00E73214">
            <w:r>
              <w:rPr>
                <w:b/>
                <w:bCs/>
                <w:color w:val="1E3A5F"/>
                <w:sz w:val="16"/>
                <w:szCs w:val="16"/>
              </w:rPr>
              <w:t xml:space="preserve">MT-7 Rangoli Corners</w:t>
            </w:r>
          </w:p>
        </w:tc>
        <w:tc>
          <w:tcPr>
            <w:tcW w:w="6560" w:type="dxa"/>
            <w:tcBorders>
              <w:top w:val="single" w:sz="1" w:space="0" w:color="CBD5E1"/>
              <w:left w:val="single" w:sz="1" w:space="0" w:color="CBD5E1"/>
              <w:bottom w:val="single" w:sz="1" w:space="0" w:color="CBD5E1"/>
              <w:right w:val="single" w:sz="1" w:space="0" w:color="CBD5E1"/>
            </w:tcBorders>
          </w:tcPr>
          <w:p w14:paraId="70000117" w14:textId="77777777" w:rsidR="009F15F3" w:rsidRDefault="00E73214">
            <w:r>
              <w:rPr>
                <w:color w:val="374151"/>
                <w:sz w:val="16"/>
                <w:szCs w:val="16"/>
              </w:rPr>
              <w:t xml:space="preserve">"rangoli geometric pattern at corners, traditional kolam dot-grid design." | South + Central India. | GM-C4, GM-C6</w:t>
            </w:r>
          </w:p>
        </w:tc>
      </w:tr>
      <w:tr w:rsidR="009F15F3" w14:paraId="7000011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9" w14:textId="77777777" w:rsidR="009F15F3" w:rsidRDefault="00E73214">
            <w:r>
              <w:rPr>
                <w:b/>
                <w:bCs/>
                <w:color w:val="1E3A5F"/>
                <w:sz w:val="16"/>
                <w:szCs w:val="16"/>
              </w:rPr>
              <w:t xml:space="preserve">MT-8 Temple Arch</w:t>
            </w:r>
          </w:p>
        </w:tc>
        <w:tc>
          <w:tcPr>
            <w:tcW w:w="6560" w:type="dxa"/>
            <w:tcBorders>
              <w:top w:val="single" w:sz="1" w:space="0" w:color="CBD5E1"/>
              <w:left w:val="single" w:sz="1" w:space="0" w:color="CBD5E1"/>
              <w:bottom w:val="single" w:sz="1" w:space="0" w:color="CBD5E1"/>
              <w:right w:val="single" w:sz="1" w:space="0" w:color="CBD5E1"/>
            </w:tcBorders>
          </w:tcPr>
          <w:p w14:paraId="7000011A" w14:textId="77777777" w:rsidR="009F15F3" w:rsidRDefault="00E73214">
            <w:r>
              <w:rPr>
                <w:color w:val="374151"/>
                <w:sz w:val="16"/>
                <w:szCs w:val="16"/>
              </w:rPr>
              <w:t xml:space="preserve">"temple gopuram arch motif as frame header, mandir gate pillared design." | Devotional. Best with F5 Arch frame. | GM-C5, GM-C1</w:t>
            </w:r>
          </w:p>
        </w:tc>
      </w:tr>
      <w:tr w:rsidR="009F15F3" w14:paraId="7000011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C" w14:textId="77777777" w:rsidR="009F15F3" w:rsidRDefault="00E73214">
            <w:r>
              <w:rPr>
                <w:b/>
                <w:bCs/>
                <w:color w:val="1E3A5F"/>
                <w:sz w:val="16"/>
                <w:szCs w:val="16"/>
              </w:rPr>
              <w:t xml:space="preserve">MT-9 Mehndi Swirls</w:t>
            </w:r>
          </w:p>
        </w:tc>
        <w:tc>
          <w:tcPr>
            <w:tcW w:w="6560" w:type="dxa"/>
            <w:tcBorders>
              <w:top w:val="single" w:sz="1" w:space="0" w:color="CBD5E1"/>
              <w:left w:val="single" w:sz="1" w:space="0" w:color="CBD5E1"/>
              <w:bottom w:val="single" w:sz="1" w:space="0" w:color="CBD5E1"/>
              <w:right w:val="single" w:sz="1" w:space="0" w:color="CBD5E1"/>
            </w:tcBorders>
          </w:tcPr>
          <w:p w14:paraId="7000011D" w14:textId="77777777" w:rsidR="009F15F3" w:rsidRDefault="00E73214">
            <w:r>
              <w:rPr>
                <w:color w:val="374151"/>
                <w:sz w:val="16"/>
                <w:szCs w:val="16"/>
              </w:rPr>
              <w:t xml:space="preserve">"mehndi henna swirl pattern, intricate vine and dot flowing design, bridal mehandi." | Wedding, feminine. | GM-C7, GM-C2</w:t>
            </w:r>
          </w:p>
        </w:tc>
      </w:tr>
      <w:tr w:rsidR="009F15F3" w14:paraId="7000011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1F" w14:textId="77777777" w:rsidR="009F15F3" w:rsidRDefault="00E73214">
            <w:r>
              <w:rPr>
                <w:b/>
                <w:bCs/>
                <w:color w:val="1E3A5F"/>
                <w:sz w:val="16"/>
                <w:szCs w:val="16"/>
              </w:rPr>
              <w:t xml:space="preserve">MT-10 Bel Patta Vine</w:t>
            </w:r>
          </w:p>
        </w:tc>
        <w:tc>
          <w:tcPr>
            <w:tcW w:w="6560" w:type="dxa"/>
            <w:tcBorders>
              <w:top w:val="single" w:sz="1" w:space="0" w:color="CBD5E1"/>
              <w:left w:val="single" w:sz="1" w:space="0" w:color="CBD5E1"/>
              <w:bottom w:val="single" w:sz="1" w:space="0" w:color="CBD5E1"/>
              <w:right w:val="single" w:sz="1" w:space="0" w:color="CBD5E1"/>
            </w:tcBorders>
          </w:tcPr>
          <w:p w14:paraId="70000120" w14:textId="77777777" w:rsidR="009F15F3" w:rsidRDefault="00E73214">
            <w:r>
              <w:rPr>
                <w:color w:val="374151"/>
                <w:sz w:val="16"/>
                <w:szCs w:val="16"/>
              </w:rPr>
              <w:t xml:space="preserve">"bel leaf vine creeper border, sacred bilva leaf chain ornament." | Auspicious, nature-devotional. | GM-C4, GM-C5</w:t>
            </w:r>
          </w:p>
        </w:tc>
      </w:tr>
    </w:tbl>
    <w:p w14:paraId="70000121" w14:textId="77777777" w:rsidR="009F15F3" w:rsidRDefault="00E73214">
      <w:pPr>
        <w:spacing w:before="80" w:after="80"/>
      </w:pPr>
      <w:r>
        <w:rPr>
          <w:i/>
          <w:iCs/>
          <w:color w:val="64748B"/>
          <w:sz w:val="18"/>
          <w:szCs w:val="18"/>
        </w:rPr>
        <w:t xml:space="preserve">Motif-to-Illustration auto-suggestion: Chai/Beverages -&gt; Marigold Chain, Paisley. Nature/Sunrise -&gt; Lotus Border, Bel Patta. Flowers -&gt; matching flower motif. Spiritual -&gt; Mandala, Diya Row, Temple Arch. Birds/Peacock -&gt; Peacock Motif. Food/Ritual -&gt; Marigold Chain, Rangoli.</w:t>
      </w:r>
    </w:p>
    <w:p w14:paraId="70000122" w14:textId="77777777" w:rsidR="009F15F3" w:rsidRDefault="00E73214">
      <w:pPr>
        <w:spacing w:before="240" w:after="120"/>
      </w:pPr>
      <w:r>
        <w:rPr>
          <w:b/>
          <w:bCs/>
          <w:color w:val="1E3A5F"/>
          <w:sz w:val="20"/>
          <w:szCs w:val="20"/>
        </w:rPr>
        <w:t xml:space="preserve">8. Customisation Presets -- Basic / Medium / Complex [NEW]</w:t>
      </w:r>
    </w:p>
    <w:p w14:paraId="70000123" w14:textId="77777777" w:rsidR="009F15F3" w:rsidRDefault="00E73214">
      <w:pPr>
        <w:spacing w:before="80" w:after="80"/>
      </w:pPr>
      <w:r>
        <w:rPr>
          <w:i/>
          <w:iCs/>
          <w:color w:val="64748B"/>
          <w:sz w:val="18"/>
          <w:szCs w:val="18"/>
        </w:rPr>
        <w:t xml:space="preserve">Master control that auto-tunes all visual intensity knobs in one click. Controls how "maximal" the Shiny Maximal track actually gets.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124"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25" w14:textId="77777777" w:rsidR="009F15F3" w:rsidRDefault="00E73214">
            <w:r>
              <w:rPr>
                <w:b/>
                <w:bCs/>
                <w:color w:val="1E3A5F"/>
                <w:sz w:val="16"/>
                <w:szCs w:val="16"/>
              </w:rPr>
              <w:t xml:space="preserve">Knob</w:t>
            </w:r>
          </w:p>
        </w:tc>
        <w:tc>
          <w:tcPr>
            <w:tcW w:w="6560" w:type="dxa"/>
            <w:tcBorders>
              <w:top w:val="single" w:sz="1" w:space="0" w:color="CBD5E1"/>
              <w:left w:val="single" w:sz="1" w:space="0" w:color="CBD5E1"/>
              <w:bottom w:val="single" w:sz="1" w:space="0" w:color="CBD5E1"/>
              <w:right w:val="single" w:sz="1" w:space="0" w:color="CBD5E1"/>
            </w:tcBorders>
          </w:tcPr>
          <w:p w14:paraId="70000126" w14:textId="77777777" w:rsidR="009F15F3" w:rsidRDefault="00E73214">
            <w:r>
              <w:rPr>
                <w:b/>
                <w:bCs/>
                <w:color w:val="1E3A5F"/>
                <w:sz w:val="16"/>
                <w:szCs w:val="16"/>
              </w:rPr>
              <w:t xml:space="preserve">Basic (Restrained Festive) -&gt; Medium (Balanced Bling) -&gt; Complex (Maximum Desi)</w:t>
            </w:r>
          </w:p>
        </w:tc>
      </w:tr>
      <w:tr w:rsidR="009F15F3" w14:paraId="7000012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8" w14:textId="77777777" w:rsidR="009F15F3" w:rsidRDefault="00E73214">
            <w:r>
              <w:rPr>
                <w:b/>
                <w:bCs/>
                <w:color w:val="1E3A5F"/>
                <w:sz w:val="16"/>
                <w:szCs w:val="16"/>
              </w:rPr>
              <w:t xml:space="preserve">Ornament Density</w:t>
            </w:r>
          </w:p>
        </w:tc>
        <w:tc>
          <w:tcPr>
            <w:tcW w:w="6560" w:type="dxa"/>
            <w:tcBorders>
              <w:top w:val="single" w:sz="1" w:space="0" w:color="CBD5E1"/>
              <w:left w:val="single" w:sz="1" w:space="0" w:color="CBD5E1"/>
              <w:bottom w:val="single" w:sz="1" w:space="0" w:color="CBD5E1"/>
              <w:right w:val="single" w:sz="1" w:space="0" w:color="CBD5E1"/>
            </w:tcBorders>
          </w:tcPr>
          <w:p w14:paraId="70000129" w14:textId="77777777" w:rsidR="009F15F3" w:rsidRDefault="00E73214">
            <w:r>
              <w:rPr>
                <w:color w:val="374151"/>
                <w:sz w:val="16"/>
                <w:szCs w:val="16"/>
              </w:rPr>
              <w:t xml:space="preserve">Minimal (1-2 at corners) -&gt; Balanced (3-5 at corners + midpoints) -&gt; Rich (6+ throughout, no empty space)</w:t>
            </w:r>
          </w:p>
        </w:tc>
      </w:tr>
      <w:tr w:rsidR="009F15F3" w14:paraId="7000012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B" w14:textId="77777777" w:rsidR="009F15F3" w:rsidRDefault="00E73214">
            <w:r>
              <w:rPr>
                <w:b/>
                <w:bCs/>
                <w:color w:val="1E3A5F"/>
                <w:sz w:val="16"/>
                <w:szCs w:val="16"/>
              </w:rPr>
              <w:t xml:space="preserve">Gold Amount</w:t>
            </w:r>
          </w:p>
        </w:tc>
        <w:tc>
          <w:tcPr>
            <w:tcW w:w="6560" w:type="dxa"/>
            <w:tcBorders>
              <w:top w:val="single" w:sz="1" w:space="0" w:color="CBD5E1"/>
              <w:left w:val="single" w:sz="1" w:space="0" w:color="CBD5E1"/>
              <w:bottom w:val="single" w:sz="1" w:space="0" w:color="CBD5E1"/>
              <w:right w:val="single" w:sz="1" w:space="0" w:color="CBD5E1"/>
            </w:tcBorders>
          </w:tcPr>
          <w:p w14:paraId="7000012C" w14:textId="77777777" w:rsidR="009F15F3" w:rsidRDefault="00E73214">
            <w:r>
              <w:rPr>
                <w:color w:val="374151"/>
                <w:sz w:val="16"/>
                <w:szCs w:val="16"/>
              </w:rPr>
              <w:t xml:space="preserve">Accent only (highlights) -&gt; Prominent (borders + frame fills + accents) -&gt; Dominant (gold fills throughout)</w:t>
            </w:r>
          </w:p>
        </w:tc>
      </w:tr>
      <w:tr w:rsidR="009F15F3" w14:paraId="7000012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2E" w14:textId="77777777" w:rsidR="009F15F3" w:rsidRDefault="00E73214">
            <w:r>
              <w:rPr>
                <w:b/>
                <w:bCs/>
                <w:color w:val="1E3A5F"/>
                <w:sz w:val="16"/>
                <w:szCs w:val="16"/>
              </w:rPr>
              <w:t xml:space="preserve">Shimmer / Sparkle</w:t>
            </w:r>
          </w:p>
        </w:tc>
        <w:tc>
          <w:tcPr>
            <w:tcW w:w="6560" w:type="dxa"/>
            <w:tcBorders>
              <w:top w:val="single" w:sz="1" w:space="0" w:color="CBD5E1"/>
              <w:left w:val="single" w:sz="1" w:space="0" w:color="CBD5E1"/>
              <w:bottom w:val="single" w:sz="1" w:space="0" w:color="CBD5E1"/>
              <w:right w:val="single" w:sz="1" w:space="0" w:color="CBD5E1"/>
            </w:tcBorders>
          </w:tcPr>
          <w:p w14:paraId="7000012F" w14:textId="77777777" w:rsidR="009F15F3" w:rsidRDefault="00E73214">
            <w:r>
              <w:rPr>
                <w:color w:val="374151"/>
                <w:sz w:val="16"/>
                <w:szCs w:val="16"/>
              </w:rPr>
              <w:t xml:space="preserve">Off -&gt; Subtle (faint glow, 2-4 particles) -&gt; Heavy (dense sparkle, 10-15 particles)</w:t>
            </w:r>
          </w:p>
        </w:tc>
      </w:tr>
      <w:tr w:rsidR="009F15F3" w14:paraId="7000013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1" w14:textId="77777777" w:rsidR="009F15F3" w:rsidRDefault="00E73214">
            <w:r>
              <w:rPr>
                <w:b/>
                <w:bCs/>
                <w:color w:val="1E3A5F"/>
                <w:sz w:val="16"/>
                <w:szCs w:val="16"/>
              </w:rPr>
              <w:t xml:space="preserve">Metallic Finish</w:t>
            </w:r>
          </w:p>
        </w:tc>
        <w:tc>
          <w:tcPr>
            <w:tcW w:w="6560" w:type="dxa"/>
            <w:tcBorders>
              <w:top w:val="single" w:sz="1" w:space="0" w:color="CBD5E1"/>
              <w:left w:val="single" w:sz="1" w:space="0" w:color="CBD5E1"/>
              <w:bottom w:val="single" w:sz="1" w:space="0" w:color="CBD5E1"/>
              <w:right w:val="single" w:sz="1" w:space="0" w:color="CBD5E1"/>
            </w:tcBorders>
          </w:tcPr>
          <w:p w14:paraId="70000132" w14:textId="77777777" w:rsidR="009F15F3" w:rsidRDefault="00E73214">
            <w:r>
              <w:rPr>
                <w:color w:val="374151"/>
                <w:sz w:val="16"/>
                <w:szCs w:val="16"/>
              </w:rPr>
              <w:t xml:space="preserve">Matte -&gt; Satin (subtle sheen) -&gt; Full Foil (hammered metallic throughout)</w:t>
            </w:r>
          </w:p>
        </w:tc>
      </w:tr>
      <w:tr w:rsidR="009F15F3" w14:paraId="7000013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4" w14:textId="77777777" w:rsidR="009F15F3" w:rsidRDefault="00E73214">
            <w:r>
              <w:rPr>
                <w:b/>
                <w:bCs/>
                <w:color w:val="1E3A5F"/>
                <w:sz w:val="16"/>
                <w:szCs w:val="16"/>
              </w:rPr>
              <w:t xml:space="preserve">Motif Coverage</w:t>
            </w:r>
          </w:p>
        </w:tc>
        <w:tc>
          <w:tcPr>
            <w:tcW w:w="6560" w:type="dxa"/>
            <w:tcBorders>
              <w:top w:val="single" w:sz="1" w:space="0" w:color="CBD5E1"/>
              <w:left w:val="single" w:sz="1" w:space="0" w:color="CBD5E1"/>
              <w:bottom w:val="single" w:sz="1" w:space="0" w:color="CBD5E1"/>
              <w:right w:val="single" w:sz="1" w:space="0" w:color="CBD5E1"/>
            </w:tcBorders>
          </w:tcPr>
          <w:p w14:paraId="70000135" w14:textId="77777777" w:rsidR="009F15F3" w:rsidRDefault="00E73214">
            <w:r>
              <w:rPr>
                <w:color w:val="374151"/>
                <w:sz w:val="16"/>
                <w:szCs w:val="16"/>
              </w:rPr>
              <w:t xml:space="preserve">Corners only -&gt; Corners + midpoints (8 anchors) -&gt; Throughout border AND background</w:t>
            </w:r>
          </w:p>
        </w:tc>
      </w:tr>
      <w:tr w:rsidR="009F15F3" w14:paraId="7000013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7" w14:textId="77777777" w:rsidR="009F15F3" w:rsidRDefault="00E73214">
            <w:r>
              <w:rPr>
                <w:b/>
                <w:bCs/>
                <w:color w:val="1E3A5F"/>
                <w:sz w:val="16"/>
                <w:szCs w:val="16"/>
              </w:rPr>
              <w:t xml:space="preserve">Drop Shadow</w:t>
            </w:r>
          </w:p>
        </w:tc>
        <w:tc>
          <w:tcPr>
            <w:tcW w:w="6560" w:type="dxa"/>
            <w:tcBorders>
              <w:top w:val="single" w:sz="1" w:space="0" w:color="CBD5E1"/>
              <w:left w:val="single" w:sz="1" w:space="0" w:color="CBD5E1"/>
              <w:bottom w:val="single" w:sz="1" w:space="0" w:color="CBD5E1"/>
              <w:right w:val="single" w:sz="1" w:space="0" w:color="CBD5E1"/>
            </w:tcBorders>
          </w:tcPr>
          <w:p w14:paraId="70000138" w14:textId="77777777" w:rsidR="009F15F3" w:rsidRDefault="00E73214">
            <w:r>
              <w:rPr>
                <w:color w:val="374151"/>
                <w:sz w:val="16"/>
                <w:szCs w:val="16"/>
              </w:rPr>
              <w:t xml:space="preserve">None -&gt; Soft (gentle on headline) -&gt; Deep (strong on text + all elements)</w:t>
            </w:r>
          </w:p>
        </w:tc>
      </w:tr>
    </w:tbl>
    <w:p w14:paraId="70000139" w14:textId="77777777" w:rsidR="009F15F3" w:rsidRDefault="00E73214">
      <w:pPr>
        <w:spacing w:before="80" w:after="80"/>
      </w:pPr>
      <w:r>
        <w:rPr>
          <w:b/>
          <w:bCs/>
          <w:color w:val="1E3A5F"/>
          <w:sz w:val="18"/>
          <w:szCs w:val="18"/>
        </w:rPr>
        <w:t xml:space="preserve">Individual knobs (preserved from existing, can override presets):</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13A"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3B" w14:textId="77777777" w:rsidR="009F15F3" w:rsidRDefault="00E73214">
            <w:r>
              <w:rPr>
                <w:b/>
                <w:bCs/>
                <w:color w:val="1E3A5F"/>
                <w:sz w:val="16"/>
                <w:szCs w:val="16"/>
              </w:rPr>
              <w:t xml:space="preserve">Knob</w:t>
            </w:r>
          </w:p>
        </w:tc>
        <w:tc>
          <w:tcPr>
            <w:tcW w:w="6560" w:type="dxa"/>
            <w:tcBorders>
              <w:top w:val="single" w:sz="1" w:space="0" w:color="CBD5E1"/>
              <w:left w:val="single" w:sz="1" w:space="0" w:color="CBD5E1"/>
              <w:bottom w:val="single" w:sz="1" w:space="0" w:color="CBD5E1"/>
              <w:right w:val="single" w:sz="1" w:space="0" w:color="CBD5E1"/>
            </w:tcBorders>
          </w:tcPr>
          <w:p w14:paraId="7000013C" w14:textId="77777777" w:rsidR="009F15F3" w:rsidRDefault="00E73214">
            <w:r>
              <w:rPr>
                <w:b/>
                <w:bCs/>
                <w:color w:val="1E3A5F"/>
                <w:sz w:val="16"/>
                <w:szCs w:val="16"/>
              </w:rPr>
              <w:t xml:space="preserve">Options (default)  |  Effect</w:t>
            </w:r>
          </w:p>
        </w:tc>
      </w:tr>
      <w:tr w:rsidR="009F15F3" w14:paraId="7000013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3E" w14:textId="77777777" w:rsidR="009F15F3" w:rsidRDefault="00E73214">
            <w:r>
              <w:rPr>
                <w:b/>
                <w:bCs/>
                <w:color w:val="1E3A5F"/>
                <w:sz w:val="16"/>
                <w:szCs w:val="16"/>
              </w:rPr>
              <w:t xml:space="preserve">Ornament Density</w:t>
            </w:r>
          </w:p>
        </w:tc>
        <w:tc>
          <w:tcPr>
            <w:tcW w:w="6560" w:type="dxa"/>
            <w:tcBorders>
              <w:top w:val="single" w:sz="1" w:space="0" w:color="CBD5E1"/>
              <w:left w:val="single" w:sz="1" w:space="0" w:color="CBD5E1"/>
              <w:bottom w:val="single" w:sz="1" w:space="0" w:color="CBD5E1"/>
              <w:right w:val="single" w:sz="1" w:space="0" w:color="CBD5E1"/>
            </w:tcBorders>
          </w:tcPr>
          <w:p w14:paraId="7000013F" w14:textId="77777777" w:rsidR="009F15F3" w:rsidRDefault="00E73214">
            <w:r>
              <w:rPr>
                <w:color w:val="374151"/>
                <w:sz w:val="16"/>
                <w:szCs w:val="16"/>
              </w:rPr>
              <w:t xml:space="preserve">Low / Medium / High / Max (default: High) | Controls mandala/rangoli element count</w:t>
            </w:r>
          </w:p>
        </w:tc>
      </w:tr>
      <w:tr w:rsidR="009F15F3" w14:paraId="7000014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1" w14:textId="77777777" w:rsidR="009F15F3" w:rsidRDefault="00E73214">
            <w:r>
              <w:rPr>
                <w:b/>
                <w:bCs/>
                <w:color w:val="1E3A5F"/>
                <w:sz w:val="16"/>
                <w:szCs w:val="16"/>
              </w:rPr>
              <w:t xml:space="preserve">Gold Intensity</w:t>
            </w:r>
          </w:p>
        </w:tc>
        <w:tc>
          <w:tcPr>
            <w:tcW w:w="6560" w:type="dxa"/>
            <w:tcBorders>
              <w:top w:val="single" w:sz="1" w:space="0" w:color="CBD5E1"/>
              <w:left w:val="single" w:sz="1" w:space="0" w:color="CBD5E1"/>
              <w:bottom w:val="single" w:sz="1" w:space="0" w:color="CBD5E1"/>
              <w:right w:val="single" w:sz="1" w:space="0" w:color="CBD5E1"/>
            </w:tcBorders>
          </w:tcPr>
          <w:p w14:paraId="70000142" w14:textId="77777777" w:rsidR="009F15F3" w:rsidRDefault="00E73214">
            <w:r>
              <w:rPr>
                <w:color w:val="374151"/>
                <w:sz w:val="16"/>
                <w:szCs w:val="16"/>
              </w:rPr>
              <w:t xml:space="preserve">Subtle / Balanced / Strong / Max (default: Strong) | Foil shine + highlight spread</w:t>
            </w:r>
          </w:p>
        </w:tc>
      </w:tr>
      <w:tr w:rsidR="009F15F3" w14:paraId="7000014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4" w14:textId="77777777" w:rsidR="009F15F3" w:rsidRDefault="00E73214">
            <w:r>
              <w:rPr>
                <w:b/>
                <w:bCs/>
                <w:color w:val="1E3A5F"/>
                <w:sz w:val="16"/>
                <w:szCs w:val="16"/>
              </w:rPr>
              <w:t xml:space="preserve">Sparkle Count</w:t>
            </w:r>
          </w:p>
        </w:tc>
        <w:tc>
          <w:tcPr>
            <w:tcW w:w="6560" w:type="dxa"/>
            <w:tcBorders>
              <w:top w:val="single" w:sz="1" w:space="0" w:color="CBD5E1"/>
              <w:left w:val="single" w:sz="1" w:space="0" w:color="CBD5E1"/>
              <w:bottom w:val="single" w:sz="1" w:space="0" w:color="CBD5E1"/>
              <w:right w:val="single" w:sz="1" w:space="0" w:color="CBD5E1"/>
            </w:tcBorders>
          </w:tcPr>
          <w:p w14:paraId="70000145" w14:textId="77777777" w:rsidR="009F15F3" w:rsidRDefault="00E73214">
            <w:r>
              <w:rPr>
                <w:color w:val="374151"/>
                <w:sz w:val="16"/>
                <w:szCs w:val="16"/>
              </w:rPr>
              <w:t xml:space="preserve">Off / Few / Some / Many (default: Some) | Number of sparkle particles</w:t>
            </w:r>
          </w:p>
        </w:tc>
      </w:tr>
      <w:tr w:rsidR="009F15F3" w14:paraId="7000014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7" w14:textId="77777777" w:rsidR="009F15F3" w:rsidRDefault="00E73214">
            <w:r>
              <w:rPr>
                <w:b/>
                <w:bCs/>
                <w:color w:val="1E3A5F"/>
                <w:sz w:val="16"/>
                <w:szCs w:val="16"/>
              </w:rPr>
              <w:t xml:space="preserve">Text Glow Radius</w:t>
            </w:r>
          </w:p>
        </w:tc>
        <w:tc>
          <w:tcPr>
            <w:tcW w:w="6560" w:type="dxa"/>
            <w:tcBorders>
              <w:top w:val="single" w:sz="1" w:space="0" w:color="CBD5E1"/>
              <w:left w:val="single" w:sz="1" w:space="0" w:color="CBD5E1"/>
              <w:bottom w:val="single" w:sz="1" w:space="0" w:color="CBD5E1"/>
              <w:right w:val="single" w:sz="1" w:space="0" w:color="CBD5E1"/>
            </w:tcBorders>
          </w:tcPr>
          <w:p w14:paraId="70000148" w14:textId="77777777" w:rsidR="009F15F3" w:rsidRDefault="00E73214">
            <w:r>
              <w:rPr>
                <w:color w:val="374151"/>
                <w:sz w:val="16"/>
                <w:szCs w:val="16"/>
              </w:rPr>
              <w:t xml:space="preserve">Off / Soft / Medium / Strong (default: Medium) | Outer glow on headline</w:t>
            </w:r>
          </w:p>
        </w:tc>
      </w:tr>
      <w:tr w:rsidR="009F15F3" w14:paraId="7000014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A" w14:textId="77777777" w:rsidR="009F15F3" w:rsidRDefault="00E73214">
            <w:r>
              <w:rPr>
                <w:b/>
                <w:bCs/>
                <w:color w:val="1E3A5F"/>
                <w:sz w:val="16"/>
                <w:szCs w:val="16"/>
              </w:rPr>
              <w:t xml:space="preserve">Headline Fill Mode</w:t>
            </w:r>
          </w:p>
        </w:tc>
        <w:tc>
          <w:tcPr>
            <w:tcW w:w="6560" w:type="dxa"/>
            <w:tcBorders>
              <w:top w:val="single" w:sz="1" w:space="0" w:color="CBD5E1"/>
              <w:left w:val="single" w:sz="1" w:space="0" w:color="CBD5E1"/>
              <w:bottom w:val="single" w:sz="1" w:space="0" w:color="CBD5E1"/>
              <w:right w:val="single" w:sz="1" w:space="0" w:color="CBD5E1"/>
            </w:tcBorders>
          </w:tcPr>
          <w:p w14:paraId="7000014B" w14:textId="77777777" w:rsidR="009F15F3" w:rsidRDefault="00E73214">
            <w:r>
              <w:rPr>
                <w:color w:val="374151"/>
                <w:sz w:val="16"/>
                <w:szCs w:val="16"/>
              </w:rPr>
              <w:t xml:space="preserve">solid / gradient / foil (default: foil) | Text fill treatment</w:t>
            </w:r>
          </w:p>
        </w:tc>
      </w:tr>
      <w:tr w:rsidR="009F15F3" w14:paraId="7000014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4D" w14:textId="77777777" w:rsidR="009F15F3" w:rsidRDefault="00E73214">
            <w:r>
              <w:rPr>
                <w:b/>
                <w:bCs/>
                <w:color w:val="1E3A5F"/>
                <w:sz w:val="16"/>
                <w:szCs w:val="16"/>
              </w:rPr>
              <w:t xml:space="preserve">Subject Prominence</w:t>
            </w:r>
          </w:p>
        </w:tc>
        <w:tc>
          <w:tcPr>
            <w:tcW w:w="6560" w:type="dxa"/>
            <w:tcBorders>
              <w:top w:val="single" w:sz="1" w:space="0" w:color="CBD5E1"/>
              <w:left w:val="single" w:sz="1" w:space="0" w:color="CBD5E1"/>
              <w:bottom w:val="single" w:sz="1" w:space="0" w:color="CBD5E1"/>
              <w:right w:val="single" w:sz="1" w:space="0" w:color="CBD5E1"/>
            </w:tcBorders>
          </w:tcPr>
          <w:p w14:paraId="7000014E" w14:textId="77777777" w:rsidR="009F15F3" w:rsidRDefault="00E73214">
            <w:r>
              <w:rPr>
                <w:color w:val="374151"/>
                <w:sz w:val="16"/>
                <w:szCs w:val="16"/>
              </w:rPr>
              <w:t xml:space="preserve">Balanced / Hero / Dominant (default: Balanced) | Subject vs background visual weight</w:t>
            </w:r>
          </w:p>
        </w:tc>
      </w:tr>
      <w:tr w:rsidR="009F15F3" w14:paraId="7000014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50" w14:textId="77777777" w:rsidR="009F15F3" w:rsidRDefault="00E73214">
            <w:r>
              <w:rPr>
                <w:b/>
                <w:bCs/>
                <w:color w:val="1E3A5F"/>
                <w:sz w:val="16"/>
                <w:szCs w:val="16"/>
              </w:rPr>
              <w:t xml:space="preserve">Language Pair</w:t>
            </w:r>
          </w:p>
        </w:tc>
        <w:tc>
          <w:tcPr>
            <w:tcW w:w="6560" w:type="dxa"/>
            <w:tcBorders>
              <w:top w:val="single" w:sz="1" w:space="0" w:color="CBD5E1"/>
              <w:left w:val="single" w:sz="1" w:space="0" w:color="CBD5E1"/>
              <w:bottom w:val="single" w:sz="1" w:space="0" w:color="CBD5E1"/>
              <w:right w:val="single" w:sz="1" w:space="0" w:color="CBD5E1"/>
            </w:tcBorders>
          </w:tcPr>
          <w:p w14:paraId="70000151" w14:textId="77777777" w:rsidR="009F15F3" w:rsidRDefault="00E73214">
            <w:r>
              <w:rPr>
                <w:color w:val="374151"/>
                <w:sz w:val="16"/>
                <w:szCs w:val="16"/>
              </w:rPr>
              <w:t xml:space="preserve">EN-only / HI-only / EN+HI stacked / EN+HI parallel (default: EN+HI stacked)</w:t>
            </w:r>
          </w:p>
        </w:tc>
      </w:tr>
      <w:tr w:rsidR="009F15F3" w14:paraId="7000015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53" w14:textId="77777777" w:rsidR="009F15F3" w:rsidRDefault="00E73214">
            <w:r>
              <w:rPr>
                <w:b/>
                <w:bCs/>
                <w:color w:val="1E3A5F"/>
                <w:sz w:val="16"/>
                <w:szCs w:val="16"/>
              </w:rPr>
              <w:t xml:space="preserve">Border Style</w:t>
            </w:r>
          </w:p>
        </w:tc>
        <w:tc>
          <w:tcPr>
            <w:tcW w:w="6560" w:type="dxa"/>
            <w:tcBorders>
              <w:top w:val="single" w:sz="1" w:space="0" w:color="CBD5E1"/>
              <w:left w:val="single" w:sz="1" w:space="0" w:color="CBD5E1"/>
              <w:bottom w:val="single" w:sz="1" w:space="0" w:color="CBD5E1"/>
              <w:right w:val="single" w:sz="1" w:space="0" w:color="CBD5E1"/>
            </w:tcBorders>
          </w:tcPr>
          <w:p w14:paraId="70000154" w14:textId="77777777" w:rsidR="009F15F3" w:rsidRDefault="00E73214">
            <w:r>
              <w:rPr>
                <w:color w:val="374151"/>
                <w:sz w:val="16"/>
                <w:szCs w:val="16"/>
              </w:rPr>
              <w:t xml:space="preserve">none / lotus-lattice / chevron-foil / mandala-ring (default: lotus-lattice) | Top/bottom ornament band</w:t>
            </w:r>
          </w:p>
        </w:tc>
      </w:tr>
    </w:tbl>
    <w:p w14:paraId="70000155" w14:textId="77777777" w:rsidR="009F15F3" w:rsidRDefault="00E73214">
      <w:pPr>
        <w:spacing w:before="240" w:after="120"/>
      </w:pPr>
      <w:r>
        <w:rPr>
          <w:b/>
          <w:bCs/>
          <w:color w:val="1E3A5F"/>
          <w:sz w:val="20"/>
          <w:szCs w:val="20"/>
        </w:rPr>
        <w:t xml:space="preserve">9. Frame Motif Selection -- Restructured A1 Flow [NEW]</w:t>
      </w:r>
    </w:p>
    <w:p w14:paraId="70000156" w14:textId="77777777" w:rsidR="009F15F3" w:rsidRDefault="00E73214">
      <w:pPr>
        <w:spacing w:before="80" w:after="80"/>
      </w:pPr>
      <w:r>
        <w:rPr>
          <w:i/>
          <w:iCs/>
          <w:color w:val="64748B"/>
          <w:sz w:val="18"/>
          <w:szCs w:val="18"/>
        </w:rPr>
        <w:t xml:space="preserve">For A1 (Text + Frame), the visual setup step is restructured to ensure frame motifs and illustration choices are coherent:</w:t>
      </w:r>
    </w:p>
    <w:p w14:paraId="70000157" w14:textId="77777777" w:rsidR="009F15F3" w:rsidRDefault="00E73214">
      <w:pPr>
        <w:spacing w:before="80" w:after="80"/>
      </w:pPr>
      <w:r>
        <w:rPr>
          <w:b/>
          <w:bCs/>
          <w:color w:val="1E3A5F"/>
          <w:sz w:val="18"/>
          <w:szCs w:val="18"/>
        </w:rPr>
        <w:t xml:space="preserve">New A1 Visual Setup sub-step order:</w:t>
      </w:r>
    </w:p>
    <w:p w14:paraId="70000158" w14:textId="77777777" w:rsidR="009F15F3" w:rsidRDefault="00E73214">
      <w:pPr>
        <w:spacing w:before="80" w:after="80"/>
      </w:pPr>
      <w:r>
        <w:rPr>
          <w:color w:val="374151"/>
          <w:sz w:val="18"/>
          <w:szCs w:val="18"/>
        </w:rPr>
        <w:t xml:space="preserve">(1) Illustration Selection -- Pick category -&gt; specific item -&gt; size (existing flow).</w:t>
      </w:r>
    </w:p>
    <w:p w14:paraId="70000159" w14:textId="77777777" w:rsidR="009F15F3" w:rsidRDefault="00E73214">
      <w:pPr>
        <w:spacing w:before="80" w:after="80"/>
      </w:pPr>
      <w:r>
        <w:rPr>
          <w:color w:val="374151"/>
          <w:sz w:val="18"/>
          <w:szCs w:val="18"/>
        </w:rPr>
        <w:t xml:space="preserve">(2) Frame Motif Selection [NEW] -- Pick motif pattern from Motif Set (MT-1 through MT-10). Tool auto-suggests motifs that complement the illustration. E.g., Lotus illustration -&gt; Lotus Border (MT-4) and Mandala (MT-2) highlighted as "Best match."</w:t>
      </w:r>
    </w:p>
    <w:p w14:paraId="7000015A" w14:textId="77777777" w:rsidR="009F15F3" w:rsidRDefault="00E73214">
      <w:pPr>
        <w:spacing w:before="80" w:after="80"/>
      </w:pPr>
      <w:r>
        <w:rPr>
          <w:color w:val="374151"/>
          <w:sz w:val="18"/>
          <w:szCs w:val="18"/>
        </w:rPr>
        <w:t xml:space="preserve">(3) Frame Complexity -- Pick Plain / Simple / Detailed (existing options, now applied to the selected motif).</w:t>
      </w:r>
    </w:p>
    <w:p w14:paraId="7000015B" w14:textId="77777777" w:rsidR="009F15F3" w:rsidRDefault="00E73214">
      <w:pPr>
        <w:spacing w:before="80" w:after="80"/>
      </w:pPr>
      <w:r>
        <w:rPr>
          <w:i/>
          <w:iCs/>
          <w:color w:val="64748B"/>
          <w:sz w:val="18"/>
          <w:szCs w:val="18"/>
        </w:rPr>
        <w:t xml:space="preserve">Frame overspill (Detailed only): When complexity = Detailed, prompt includes: "decorative motif elements allowed to extend slightly beyond the frame boundary, organic ornamental overspill at corners and edges, lush border that breathes and extends, not rigidly contained within straight lines." Reference: viral WhatsApp Good Morning posters with gold scrollwork + floral corner overspill.</w:t>
      </w:r>
    </w:p>
    <w:p w14:paraId="7000015C" w14:textId="77777777" w:rsidR="009F15F3" w:rsidRDefault="00E73214">
      <w:pPr>
        <w:spacing w:before="240" w:after="120"/>
      </w:pPr>
      <w:r>
        <w:rPr>
          <w:b/>
          <w:bCs/>
          <w:color w:val="1E3A5F"/>
          <w:sz w:val="20"/>
          <w:szCs w:val="20"/>
        </w:rPr>
        <w:t xml:space="preserve">10. Reference / Moodboard [EXPANDED]</w:t>
      </w:r>
    </w:p>
    <w:tbl>
      <w:tblPr>
        <w:tblW w:w="936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6560"/>
      </w:tblGrid>
      <w:tr w:rsidR="009F15F3" w14:paraId="7000015D" w14:textId="77777777">
        <w:tc>
          <w:tcPr>
            <w:tcW w:w="2800" w:type="dxa"/>
            <w:tcBorders>
              <w:top w:val="single" w:sz="1" w:space="0" w:color="CBD5E1"/>
              <w:left w:val="single" w:sz="1" w:space="0" w:color="CBD5E1"/>
              <w:bottom w:val="single" w:sz="1" w:space="0" w:color="CBD5E1"/>
              <w:right w:val="single" w:sz="1" w:space="0" w:color="CBD5E1"/>
            </w:tcBorders>
            <w:shd w:val="clear" w:color="auto" w:fill="EFF6FF"/>
          </w:tcPr>
          <w:p w14:paraId="7000015E" w14:textId="77777777" w:rsidR="009F15F3" w:rsidRDefault="00E73214">
            <w:r>
              <w:rPr>
                <w:b/>
                <w:bCs/>
                <w:color w:val="1E3A5F"/>
                <w:sz w:val="16"/>
                <w:szCs w:val="16"/>
              </w:rPr>
              <w:t xml:space="preserve">Reference</w:t>
            </w:r>
          </w:p>
        </w:tc>
        <w:tc>
          <w:tcPr>
            <w:tcW w:w="6560" w:type="dxa"/>
            <w:tcBorders>
              <w:top w:val="single" w:sz="1" w:space="0" w:color="CBD5E1"/>
              <w:left w:val="single" w:sz="1" w:space="0" w:color="CBD5E1"/>
              <w:bottom w:val="single" w:sz="1" w:space="0" w:color="CBD5E1"/>
              <w:right w:val="single" w:sz="1" w:space="0" w:color="CBD5E1"/>
            </w:tcBorders>
          </w:tcPr>
          <w:p w14:paraId="7000015F" w14:textId="77777777" w:rsidR="009F15F3" w:rsidRDefault="00E73214">
            <w:r>
              <w:rPr>
                <w:b/>
                <w:bCs/>
                <w:color w:val="1E3A5F"/>
                <w:sz w:val="16"/>
                <w:szCs w:val="16"/>
              </w:rPr>
              <w:t xml:space="preserve">Description</w:t>
            </w:r>
          </w:p>
        </w:tc>
      </w:tr>
      <w:tr w:rsidR="009F15F3" w14:paraId="70000160"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1" w14:textId="77777777" w:rsidR="009F15F3" w:rsidRDefault="00E73214">
            <w:r>
              <w:rPr>
                <w:b/>
                <w:bCs/>
                <w:color w:val="1E3A5F"/>
                <w:sz w:val="16"/>
                <w:szCs w:val="16"/>
              </w:rPr>
              <w:t xml:space="preserve">Ref 1</w:t>
            </w:r>
          </w:p>
        </w:tc>
        <w:tc>
          <w:tcPr>
            <w:tcW w:w="6560" w:type="dxa"/>
            <w:tcBorders>
              <w:top w:val="single" w:sz="1" w:space="0" w:color="CBD5E1"/>
              <w:left w:val="single" w:sz="1" w:space="0" w:color="CBD5E1"/>
              <w:bottom w:val="single" w:sz="1" w:space="0" w:color="CBD5E1"/>
              <w:right w:val="single" w:sz="1" w:space="0" w:color="CBD5E1"/>
            </w:tcBorders>
          </w:tcPr>
          <w:p w14:paraId="70000162" w14:textId="77777777" w:rsidR="009F15F3" w:rsidRDefault="00E73214">
            <w:r>
              <w:rPr>
                <w:color w:val="374151"/>
                <w:sz w:val="16"/>
                <w:szCs w:val="16"/>
              </w:rPr>
              <w:t xml:space="preserve">Punjabi wedding invitations -- gold foil, marigold, paisley, maximalist ornament</w:t>
            </w:r>
          </w:p>
        </w:tc>
      </w:tr>
      <w:tr w:rsidR="009F15F3" w14:paraId="70000163"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4" w14:textId="77777777" w:rsidR="009F15F3" w:rsidRDefault="00E73214">
            <w:r>
              <w:rPr>
                <w:b/>
                <w:bCs/>
                <w:color w:val="1E3A5F"/>
                <w:sz w:val="16"/>
                <w:szCs w:val="16"/>
              </w:rPr>
              <w:t xml:space="preserve">Ref 2</w:t>
            </w:r>
          </w:p>
        </w:tc>
        <w:tc>
          <w:tcPr>
            <w:tcW w:w="6560" w:type="dxa"/>
            <w:tcBorders>
              <w:top w:val="single" w:sz="1" w:space="0" w:color="CBD5E1"/>
              <w:left w:val="single" w:sz="1" w:space="0" w:color="CBD5E1"/>
              <w:bottom w:val="single" w:sz="1" w:space="0" w:color="CBD5E1"/>
              <w:right w:val="single" w:sz="1" w:space="0" w:color="CBD5E1"/>
            </w:tcBorders>
          </w:tcPr>
          <w:p w14:paraId="70000165" w14:textId="77777777" w:rsidR="009F15F3" w:rsidRDefault="00E73214">
            <w:r>
              <w:rPr>
                <w:color w:val="374151"/>
                <w:sz w:val="16"/>
                <w:szCs w:val="16"/>
              </w:rPr>
              <w:t xml:space="preserve">Diwali greeting cards -- diyas, rangoli, sparkle, saffron-gold palette</w:t>
            </w:r>
          </w:p>
        </w:tc>
      </w:tr>
      <w:tr w:rsidR="009F15F3" w14:paraId="70000166"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7" w14:textId="77777777" w:rsidR="009F15F3" w:rsidRDefault="00E73214">
            <w:r>
              <w:rPr>
                <w:b/>
                <w:bCs/>
                <w:color w:val="1E3A5F"/>
                <w:sz w:val="16"/>
                <w:szCs w:val="16"/>
              </w:rPr>
              <w:t xml:space="preserve">Ref 3</w:t>
            </w:r>
          </w:p>
        </w:tc>
        <w:tc>
          <w:tcPr>
            <w:tcW w:w="6560" w:type="dxa"/>
            <w:tcBorders>
              <w:top w:val="single" w:sz="1" w:space="0" w:color="CBD5E1"/>
              <w:left w:val="single" w:sz="1" w:space="0" w:color="CBD5E1"/>
              <w:bottom w:val="single" w:sz="1" w:space="0" w:color="CBD5E1"/>
              <w:right w:val="single" w:sz="1" w:space="0" w:color="CBD5E1"/>
            </w:tcBorders>
          </w:tcPr>
          <w:p w14:paraId="70000168" w14:textId="77777777" w:rsidR="009F15F3" w:rsidRDefault="00E73214">
            <w:r>
              <w:rPr>
                <w:color w:val="374151"/>
                <w:sz w:val="16"/>
                <w:szCs w:val="16"/>
              </w:rPr>
              <w:t xml:space="preserve">Madhubani-revival digital art -- folk patterns rendered with modern precision</w:t>
            </w:r>
          </w:p>
        </w:tc>
      </w:tr>
      <w:tr w:rsidR="009F15F3" w14:paraId="70000169"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A" w14:textId="77777777" w:rsidR="009F15F3" w:rsidRDefault="00E73214">
            <w:r>
              <w:rPr>
                <w:b/>
                <w:bCs/>
                <w:color w:val="1E3A5F"/>
                <w:sz w:val="16"/>
                <w:szCs w:val="16"/>
              </w:rPr>
              <w:t xml:space="preserve">Ref 4</w:t>
            </w:r>
          </w:p>
        </w:tc>
        <w:tc>
          <w:tcPr>
            <w:tcW w:w="6560" w:type="dxa"/>
            <w:tcBorders>
              <w:top w:val="single" w:sz="1" w:space="0" w:color="CBD5E1"/>
              <w:left w:val="single" w:sz="1" w:space="0" w:color="CBD5E1"/>
              <w:bottom w:val="single" w:sz="1" w:space="0" w:color="CBD5E1"/>
              <w:right w:val="single" w:sz="1" w:space="0" w:color="CBD5E1"/>
            </w:tcBorders>
          </w:tcPr>
          <w:p w14:paraId="7000016B" w14:textId="77777777" w:rsidR="009F15F3" w:rsidRDefault="00E73214">
            <w:r>
              <w:rPr>
                <w:color w:val="374151"/>
                <w:sz w:val="16"/>
                <w:szCs w:val="16"/>
              </w:rPr>
              <w:t xml:space="preserve">Bollywood film posters (80s-90s era) -- dramatic, colourful, gold text</w:t>
            </w:r>
          </w:p>
        </w:tc>
      </w:tr>
      <w:tr w:rsidR="009F15F3" w14:paraId="7000016C"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6D" w14:textId="77777777" w:rsidR="009F15F3" w:rsidRDefault="00E73214">
            <w:r>
              <w:rPr>
                <w:b/>
                <w:bCs/>
                <w:color w:val="1E3A5F"/>
                <w:sz w:val="16"/>
                <w:szCs w:val="16"/>
              </w:rPr>
              <w:t xml:space="preserve">Ref 5</w:t>
            </w:r>
          </w:p>
        </w:tc>
        <w:tc>
          <w:tcPr>
            <w:tcW w:w="6560" w:type="dxa"/>
            <w:tcBorders>
              <w:top w:val="single" w:sz="1" w:space="0" w:color="CBD5E1"/>
              <w:left w:val="single" w:sz="1" w:space="0" w:color="CBD5E1"/>
              <w:bottom w:val="single" w:sz="1" w:space="0" w:color="CBD5E1"/>
              <w:right w:val="single" w:sz="1" w:space="0" w:color="CBD5E1"/>
            </w:tcBorders>
          </w:tcPr>
          <w:p w14:paraId="7000016E" w14:textId="77777777" w:rsidR="009F15F3" w:rsidRDefault="00E73214">
            <w:r>
              <w:rPr>
                <w:color w:val="374151"/>
                <w:sz w:val="16"/>
                <w:szCs w:val="16"/>
              </w:rPr>
              <w:t xml:space="preserve">FabIndia festive packaging -- contemporary Indian ornamental, clean execution</w:t>
            </w:r>
          </w:p>
        </w:tc>
      </w:tr>
      <w:tr w:rsidR="009F15F3" w14:paraId="7000016F"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0" w14:textId="77777777" w:rsidR="009F15F3" w:rsidRDefault="00E73214">
            <w:r>
              <w:rPr>
                <w:b/>
                <w:bCs/>
                <w:color w:val="1E3A5F"/>
                <w:sz w:val="16"/>
                <w:szCs w:val="16"/>
              </w:rPr>
              <w:t xml:space="preserve">Ref 6</w:t>
            </w:r>
          </w:p>
        </w:tc>
        <w:tc>
          <w:tcPr>
            <w:tcW w:w="6560" w:type="dxa"/>
            <w:tcBorders>
              <w:top w:val="single" w:sz="1" w:space="0" w:color="CBD5E1"/>
              <w:left w:val="single" w:sz="1" w:space="0" w:color="CBD5E1"/>
              <w:bottom w:val="single" w:sz="1" w:space="0" w:color="CBD5E1"/>
              <w:right w:val="single" w:sz="1" w:space="0" w:color="CBD5E1"/>
            </w:tcBorders>
          </w:tcPr>
          <w:p w14:paraId="70000171" w14:textId="77777777" w:rsidR="009F15F3" w:rsidRDefault="00E73214">
            <w:r>
              <w:rPr>
                <w:color w:val="374151"/>
                <w:sz w:val="16"/>
                <w:szCs w:val="16"/>
              </w:rPr>
              <w:t xml:space="preserve">ShareChat/Moj top Good Morning posts -- actual viral format, mass-market taste</w:t>
            </w:r>
          </w:p>
        </w:tc>
      </w:tr>
      <w:tr w:rsidR="009F15F3" w14:paraId="70000172"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3" w14:textId="77777777" w:rsidR="009F15F3" w:rsidRDefault="00E73214">
            <w:r>
              <w:rPr>
                <w:b/>
                <w:bCs/>
                <w:color w:val="1E3A5F"/>
                <w:sz w:val="16"/>
                <w:szCs w:val="16"/>
              </w:rPr>
              <w:t xml:space="preserve">Ref 7</w:t>
            </w:r>
          </w:p>
        </w:tc>
        <w:tc>
          <w:tcPr>
            <w:tcW w:w="6560" w:type="dxa"/>
            <w:tcBorders>
              <w:top w:val="single" w:sz="1" w:space="0" w:color="CBD5E1"/>
              <w:left w:val="single" w:sz="1" w:space="0" w:color="CBD5E1"/>
              <w:bottom w:val="single" w:sz="1" w:space="0" w:color="CBD5E1"/>
              <w:right w:val="single" w:sz="1" w:space="0" w:color="CBD5E1"/>
            </w:tcBorders>
          </w:tcPr>
          <w:p w14:paraId="70000174" w14:textId="77777777" w:rsidR="009F15F3" w:rsidRDefault="00E73214">
            <w:r>
              <w:rPr>
                <w:color w:val="374151"/>
                <w:sz w:val="16"/>
                <w:szCs w:val="16"/>
              </w:rPr>
              <w:t xml:space="preserve">Rajasthani miniature-meets-digital -- detailed scenes, ornate borders</w:t>
            </w:r>
          </w:p>
        </w:tc>
      </w:tr>
      <w:tr w:rsidR="009F15F3" w14:paraId="70000175"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6" w14:textId="77777777" w:rsidR="009F15F3" w:rsidRDefault="00E73214">
            <w:r>
              <w:rPr>
                <w:b/>
                <w:bCs/>
                <w:color w:val="1E3A5F"/>
                <w:sz w:val="16"/>
                <w:szCs w:val="16"/>
              </w:rPr>
              <w:t xml:space="preserve">Ref 8</w:t>
            </w:r>
          </w:p>
        </w:tc>
        <w:tc>
          <w:tcPr>
            <w:tcW w:w="6560" w:type="dxa"/>
            <w:tcBorders>
              <w:top w:val="single" w:sz="1" w:space="0" w:color="CBD5E1"/>
              <w:left w:val="single" w:sz="1" w:space="0" w:color="CBD5E1"/>
              <w:bottom w:val="single" w:sz="1" w:space="0" w:color="CBD5E1"/>
              <w:right w:val="single" w:sz="1" w:space="0" w:color="CBD5E1"/>
            </w:tcBorders>
          </w:tcPr>
          <w:p w14:paraId="70000177" w14:textId="77777777" w:rsidR="009F15F3" w:rsidRDefault="00E73214">
            <w:r>
              <w:rPr>
                <w:color w:val="374151"/>
                <w:sz w:val="16"/>
                <w:szCs w:val="16"/>
              </w:rPr>
              <w:t xml:space="preserve">Temple decoration art -- floral garlands, gold leaf, sacred geometry</w:t>
            </w:r>
          </w:p>
        </w:tc>
      </w:tr>
      <w:tr w:rsidR="009F15F3" w14:paraId="70000178"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9" w14:textId="77777777" w:rsidR="009F15F3" w:rsidRDefault="00E73214">
            <w:r>
              <w:rPr>
                <w:b/>
                <w:bCs/>
                <w:color w:val="1E3A5F"/>
                <w:sz w:val="16"/>
                <w:szCs w:val="16"/>
              </w:rPr>
              <w:t xml:space="preserve">Ref 9</w:t>
            </w:r>
          </w:p>
        </w:tc>
        <w:tc>
          <w:tcPr>
            <w:tcW w:w="6560" w:type="dxa"/>
            <w:tcBorders>
              <w:top w:val="single" w:sz="1" w:space="0" w:color="CBD5E1"/>
              <w:left w:val="single" w:sz="1" w:space="0" w:color="CBD5E1"/>
              <w:bottom w:val="single" w:sz="1" w:space="0" w:color="CBD5E1"/>
              <w:right w:val="single" w:sz="1" w:space="0" w:color="CBD5E1"/>
            </w:tcBorders>
          </w:tcPr>
          <w:p w14:paraId="7000017A" w14:textId="77777777" w:rsidR="009F15F3" w:rsidRDefault="00E73214">
            <w:r>
              <w:rPr>
                <w:color w:val="374151"/>
                <w:sz w:val="16"/>
                <w:szCs w:val="16"/>
              </w:rPr>
              <w:t xml:space="preserve">Indian truck art -- vivid colour, bold patterns, unapologetic maximalism</w:t>
            </w:r>
          </w:p>
        </w:tc>
      </w:tr>
      <w:tr w:rsidR="009F15F3" w14:paraId="7000017B"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C" w14:textId="77777777" w:rsidR="009F15F3" w:rsidRDefault="00E73214">
            <w:r>
              <w:rPr>
                <w:b/>
                <w:bCs/>
                <w:color w:val="1E3A5F"/>
                <w:sz w:val="16"/>
                <w:szCs w:val="16"/>
              </w:rPr>
              <w:t xml:space="preserve">Ref 10</w:t>
            </w:r>
          </w:p>
        </w:tc>
        <w:tc>
          <w:tcPr>
            <w:tcW w:w="6560" w:type="dxa"/>
            <w:tcBorders>
              <w:top w:val="single" w:sz="1" w:space="0" w:color="CBD5E1"/>
              <w:left w:val="single" w:sz="1" w:space="0" w:color="CBD5E1"/>
              <w:bottom w:val="single" w:sz="1" w:space="0" w:color="CBD5E1"/>
              <w:right w:val="single" w:sz="1" w:space="0" w:color="CBD5E1"/>
            </w:tcBorders>
          </w:tcPr>
          <w:p w14:paraId="7000017D" w14:textId="77777777" w:rsidR="009F15F3" w:rsidRDefault="00E73214">
            <w:r>
              <w:rPr>
                <w:color w:val="374151"/>
                <w:sz w:val="16"/>
                <w:szCs w:val="16"/>
              </w:rPr>
              <w:t xml:space="preserve">Meenakari enamel work -- jewel tones, gold outlines, intricate fill</w:t>
            </w:r>
          </w:p>
        </w:tc>
      </w:tr>
      <w:tr w:rsidR="009F15F3" w14:paraId="7000017E"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7F" w14:textId="77777777" w:rsidR="009F15F3" w:rsidRDefault="00E73214">
            <w:r>
              <w:rPr>
                <w:b/>
                <w:bCs/>
                <w:color w:val="1E3A5F"/>
                <w:sz w:val="16"/>
                <w:szCs w:val="16"/>
              </w:rPr>
              <w:t xml:space="preserve">Ref 11</w:t>
            </w:r>
          </w:p>
        </w:tc>
        <w:tc>
          <w:tcPr>
            <w:tcW w:w="6560" w:type="dxa"/>
            <w:tcBorders>
              <w:top w:val="single" w:sz="1" w:space="0" w:color="CBD5E1"/>
              <w:left w:val="single" w:sz="1" w:space="0" w:color="CBD5E1"/>
              <w:bottom w:val="single" w:sz="1" w:space="0" w:color="CBD5E1"/>
              <w:right w:val="single" w:sz="1" w:space="0" w:color="CBD5E1"/>
            </w:tcBorders>
          </w:tcPr>
          <w:p w14:paraId="70000180" w14:textId="77777777" w:rsidR="009F15F3" w:rsidRDefault="00E73214">
            <w:r>
              <w:rPr>
                <w:color w:val="374151"/>
                <w:sz w:val="16"/>
                <w:szCs w:val="16"/>
              </w:rPr>
              <w:t xml:space="preserve">Patachitra folk art -- scroll painting, narrative panels, border storytelling</w:t>
            </w:r>
          </w:p>
        </w:tc>
      </w:tr>
      <w:tr w:rsidR="009F15F3" w14:paraId="70000181"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2" w14:textId="77777777" w:rsidR="009F15F3" w:rsidRDefault="00E73214">
            <w:r>
              <w:rPr>
                <w:b/>
                <w:bCs/>
                <w:color w:val="1E3A5F"/>
                <w:sz w:val="16"/>
                <w:szCs w:val="16"/>
              </w:rPr>
              <w:t xml:space="preserve">Ref 12</w:t>
            </w:r>
          </w:p>
        </w:tc>
        <w:tc>
          <w:tcPr>
            <w:tcW w:w="6560" w:type="dxa"/>
            <w:tcBorders>
              <w:top w:val="single" w:sz="1" w:space="0" w:color="CBD5E1"/>
              <w:left w:val="single" w:sz="1" w:space="0" w:color="CBD5E1"/>
              <w:bottom w:val="single" w:sz="1" w:space="0" w:color="CBD5E1"/>
              <w:right w:val="single" w:sz="1" w:space="0" w:color="CBD5E1"/>
            </w:tcBorders>
          </w:tcPr>
          <w:p w14:paraId="70000183" w14:textId="77777777" w:rsidR="009F15F3" w:rsidRDefault="00E73214">
            <w:r>
              <w:rPr>
                <w:color w:val="374151"/>
                <w:sz w:val="16"/>
                <w:szCs w:val="16"/>
              </w:rPr>
              <w:t xml:space="preserve">Zardozi embroidery -- raised gold threadwork, dimensional texture</w:t>
            </w:r>
          </w:p>
        </w:tc>
      </w:tr>
      <w:tr w:rsidR="009F15F3" w14:paraId="70000184"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5" w14:textId="77777777" w:rsidR="009F15F3" w:rsidRDefault="00E73214">
            <w:r>
              <w:rPr>
                <w:b/>
                <w:bCs/>
                <w:color w:val="1E3A5F"/>
                <w:sz w:val="16"/>
                <w:szCs w:val="16"/>
              </w:rPr>
              <w:t xml:space="preserve">Ref 13</w:t>
            </w:r>
          </w:p>
        </w:tc>
        <w:tc>
          <w:tcPr>
            <w:tcW w:w="6560" w:type="dxa"/>
            <w:tcBorders>
              <w:top w:val="single" w:sz="1" w:space="0" w:color="CBD5E1"/>
              <w:left w:val="single" w:sz="1" w:space="0" w:color="CBD5E1"/>
              <w:bottom w:val="single" w:sz="1" w:space="0" w:color="CBD5E1"/>
              <w:right w:val="single" w:sz="1" w:space="0" w:color="CBD5E1"/>
            </w:tcBorders>
          </w:tcPr>
          <w:p w14:paraId="70000186" w14:textId="77777777" w:rsidR="009F15F3" w:rsidRDefault="00E73214">
            <w:r>
              <w:rPr>
                <w:color w:val="374151"/>
                <w:sz w:val="16"/>
                <w:szCs w:val="16"/>
              </w:rPr>
              <w:t xml:space="preserve">Kalamkari textile prints -- hand-painted florals, mythological scenes</w:t>
            </w:r>
          </w:p>
        </w:tc>
      </w:tr>
      <w:tr w:rsidR="009F15F3" w14:paraId="70000187"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8" w14:textId="77777777" w:rsidR="009F15F3" w:rsidRDefault="00E73214">
            <w:r>
              <w:rPr>
                <w:b/>
                <w:bCs/>
                <w:color w:val="1E3A5F"/>
                <w:sz w:val="16"/>
                <w:szCs w:val="16"/>
              </w:rPr>
              <w:t xml:space="preserve">Ref 14</w:t>
            </w:r>
          </w:p>
        </w:tc>
        <w:tc>
          <w:tcPr>
            <w:tcW w:w="6560" w:type="dxa"/>
            <w:tcBorders>
              <w:top w:val="single" w:sz="1" w:space="0" w:color="CBD5E1"/>
              <w:left w:val="single" w:sz="1" w:space="0" w:color="CBD5E1"/>
              <w:bottom w:val="single" w:sz="1" w:space="0" w:color="CBD5E1"/>
              <w:right w:val="single" w:sz="1" w:space="0" w:color="CBD5E1"/>
            </w:tcBorders>
          </w:tcPr>
          <w:p w14:paraId="70000189" w14:textId="77777777" w:rsidR="009F15F3" w:rsidRDefault="00E73214">
            <w:r>
              <w:rPr>
                <w:color w:val="374151"/>
                <w:sz w:val="16"/>
                <w:szCs w:val="16"/>
              </w:rPr>
              <w:t xml:space="preserve">Tanjore painting gold leaf -- raised gold relief, gem-like colours, devotional</w:t>
            </w:r>
          </w:p>
        </w:tc>
      </w:tr>
      <w:tr w:rsidR="009F15F3" w14:paraId="7000018A"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B" w14:textId="77777777" w:rsidR="009F15F3" w:rsidRDefault="00E73214">
            <w:r>
              <w:rPr>
                <w:b/>
                <w:bCs/>
                <w:color w:val="1E3A5F"/>
                <w:sz w:val="16"/>
                <w:szCs w:val="16"/>
              </w:rPr>
              <w:t xml:space="preserve">Ref 15</w:t>
            </w:r>
          </w:p>
        </w:tc>
        <w:tc>
          <w:tcPr>
            <w:tcW w:w="6560" w:type="dxa"/>
            <w:tcBorders>
              <w:top w:val="single" w:sz="1" w:space="0" w:color="CBD5E1"/>
              <w:left w:val="single" w:sz="1" w:space="0" w:color="CBD5E1"/>
              <w:bottom w:val="single" w:sz="1" w:space="0" w:color="CBD5E1"/>
              <w:right w:val="single" w:sz="1" w:space="0" w:color="CBD5E1"/>
            </w:tcBorders>
          </w:tcPr>
          <w:p w14:paraId="7000018C" w14:textId="77777777" w:rsidR="009F15F3" w:rsidRDefault="00E73214">
            <w:r>
              <w:rPr>
                <w:color w:val="374151"/>
                <w:sz w:val="16"/>
                <w:szCs w:val="16"/>
              </w:rPr>
              <w:t xml:space="preserve">Banarasi brocade -- metallic zari patterns, silk texture, regal repetition</w:t>
            </w:r>
          </w:p>
        </w:tc>
      </w:tr>
      <w:tr w:rsidR="009F15F3" w14:paraId="7000018D" w14:textId="77777777">
        <w:tc>
          <w:tcPr>
            <w:tcW w:w="2800" w:type="dxa"/>
            <w:tcBorders>
              <w:top w:val="single" w:sz="1" w:space="0" w:color="CBD5E1"/>
              <w:left w:val="single" w:sz="1" w:space="0" w:color="CBD5E1"/>
              <w:bottom w:val="single" w:sz="1" w:space="0" w:color="CBD5E1"/>
              <w:right w:val="single" w:sz="1" w:space="0" w:color="CBD5E1"/>
            </w:tcBorders>
            <w:shd w:val="clear" w:color="auto" w:fill="FFFFFF"/>
          </w:tcPr>
          <w:p w14:paraId="7000018E" w14:textId="77777777" w:rsidR="009F15F3" w:rsidRDefault="00E73214">
            <w:r>
              <w:rPr>
                <w:b/>
                <w:bCs/>
                <w:color w:val="1E3A5F"/>
                <w:sz w:val="16"/>
                <w:szCs w:val="16"/>
              </w:rPr>
              <w:t xml:space="preserve">Forbidden</w:t>
            </w:r>
          </w:p>
        </w:tc>
        <w:tc>
          <w:tcPr>
            <w:tcW w:w="6560" w:type="dxa"/>
            <w:tcBorders>
              <w:top w:val="single" w:sz="1" w:space="0" w:color="CBD5E1"/>
              <w:left w:val="single" w:sz="1" w:space="0" w:color="CBD5E1"/>
              <w:bottom w:val="single" w:sz="1" w:space="0" w:color="CBD5E1"/>
              <w:right w:val="single" w:sz="1" w:space="0" w:color="CBD5E1"/>
            </w:tcBorders>
          </w:tcPr>
          <w:p w14:paraId="7000018F" w14:textId="77777777" w:rsidR="009F15F3" w:rsidRDefault="00E73214">
            <w:r>
              <w:rPr>
                <w:color w:val="374151"/>
                <w:sz w:val="16"/>
                <w:szCs w:val="16"/>
              </w:rPr>
              <w:t xml:space="preserve">Minimalism, Scandinavian, Bauhaus, Swiss, grunge, pastel-only, Western holiday, Japanese kawaii</w:t>
            </w:r>
          </w:p>
        </w:tc>
      </w:tr>
    </w:tbl>
    <w:p w14:paraId="70000190" w14:textId="77777777" w:rsidR="009F15F3" w:rsidRDefault="00E73214">
      <w:pPr>
        <w:spacing w:before="80" w:after="80"/>
      </w:pPr>
      <w:r>
        <w:rPr>
          <w:b/>
          <w:bCs/>
          <w:color w:val="1E3A5F"/>
          <w:sz w:val="18"/>
          <w:szCs w:val="18"/>
        </w:rPr>
        <w:t xml:space="preserve">11. Approved Archetypes: A1 (best fit -- frame + ornament native), A2 (illustration-forward with festive palette), B1 (photo with ornamental overlay). Not recommended: C2 minimal (brand conflict), D1 illustrated/sticker (aesthetic conflict).</w:t>
      </w:r>
    </w:p>
    <w:p w14:paraId="31DDBB0C" w14:textId="77777777" w:rsidR="009F15F3" w:rsidRDefault="00E73214">
      <w:pPr>
        <w:spacing w:before="300" w:after="80"/>
      </w:pPr>
      <w:r>
        <w:rPr>
          <w:b/>
          <w:bCs/>
          <w:color w:val="B45309"/>
          <w:sz w:val="24"/>
          <w:szCs w:val="24"/>
        </w:rPr>
        <w:t xml:space="preserve">Track B -- Modern Desi  </w:t>
      </w:r>
      <w:r>
        <w:rPr>
          <w:i/>
          <w:iCs/>
          <w:color w:val="64748B"/>
          <w:sz w:val="18"/>
          <w:szCs w:val="18"/>
        </w:rPr>
        <w:t>(muted earthy -- contemporary editorial, restrained on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9F15F3" w14:paraId="0DB1D6A9"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225D80D2" w14:textId="77777777" w:rsidR="009F15F3" w:rsidRDefault="00E73214">
            <w:r>
              <w:rPr>
                <w:b/>
                <w:bCs/>
                <w:color w:val="1E3A5F"/>
                <w:sz w:val="16"/>
                <w:szCs w:val="16"/>
              </w:rPr>
              <w:t>Palette family (GM-C1 example)</w:t>
            </w:r>
          </w:p>
        </w:tc>
        <w:tc>
          <w:tcPr>
            <w:tcW w:w="6960" w:type="dxa"/>
            <w:tcBorders>
              <w:top w:val="single" w:sz="1" w:space="0" w:color="CBD5E1"/>
              <w:left w:val="single" w:sz="1" w:space="0" w:color="CBD5E1"/>
              <w:bottom w:val="single" w:sz="1" w:space="0" w:color="CBD5E1"/>
              <w:right w:val="single" w:sz="1" w:space="0" w:color="CBD5E1"/>
            </w:tcBorders>
          </w:tcPr>
          <w:p w14:paraId="7823BA5F" w14:textId="77777777" w:rsidR="009F15F3" w:rsidRDefault="00E73214">
            <w:r>
              <w:rPr>
                <w:color w:val="374151"/>
                <w:sz w:val="16"/>
                <w:szCs w:val="16"/>
              </w:rPr>
              <w:t>GM-C1-B: Dominant #C2410C dusty terracotta / Accent #B45309 ochre / Highlight #FEF3C7 cream / Grounding #84A98C sage. Finish: flat matte, paper-grain or gouache texture. No gradients, no metallic.</w:t>
            </w:r>
          </w:p>
        </w:tc>
      </w:tr>
      <w:tr w:rsidR="009F15F3" w14:paraId="44D9DC8F"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7A84C684" w14:textId="77777777" w:rsidR="009F15F3" w:rsidRDefault="00E73214">
            <w:r>
              <w:rPr>
                <w:b/>
                <w:bCs/>
                <w:color w:val="1E3A5F"/>
                <w:sz w:val="16"/>
                <w:szCs w:val="16"/>
              </w:rPr>
              <w:t>Font pool</w:t>
            </w:r>
          </w:p>
        </w:tc>
        <w:tc>
          <w:tcPr>
            <w:tcW w:w="6960" w:type="dxa"/>
            <w:tcBorders>
              <w:top w:val="single" w:sz="1" w:space="0" w:color="CBD5E1"/>
              <w:left w:val="single" w:sz="1" w:space="0" w:color="CBD5E1"/>
              <w:bottom w:val="single" w:sz="1" w:space="0" w:color="CBD5E1"/>
              <w:right w:val="single" w:sz="1" w:space="0" w:color="CBD5E1"/>
            </w:tcBorders>
          </w:tcPr>
          <w:p w14:paraId="52C0ADD6" w14:textId="77777777" w:rsidR="009F15F3" w:rsidRDefault="00E73214">
            <w:r>
              <w:rPr>
                <w:color w:val="374151"/>
                <w:sz w:val="16"/>
                <w:szCs w:val="16"/>
              </w:rPr>
              <w:t>Display: Fraunces, Playfair Display, Canela. Body: Gilroy, Inter, DM Sans, IBM Plex Sans. Devanagari: Tiro Devanagari Hindi, Mukta. No scripts, no drop-shadows. Treatment: single-weight per composition, generous line-height.</w:t>
            </w:r>
          </w:p>
        </w:tc>
      </w:tr>
      <w:tr w:rsidR="009F15F3" w14:paraId="7235BB78"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74EF306A" w14:textId="77777777" w:rsidR="009F15F3" w:rsidRDefault="00E73214">
            <w:r>
              <w:rPr>
                <w:b/>
                <w:bCs/>
                <w:color w:val="1E3A5F"/>
                <w:sz w:val="16"/>
                <w:szCs w:val="16"/>
              </w:rPr>
              <w:t>Illustration rendering</w:t>
            </w:r>
          </w:p>
        </w:tc>
        <w:tc>
          <w:tcPr>
            <w:tcW w:w="6960" w:type="dxa"/>
            <w:tcBorders>
              <w:top w:val="single" w:sz="1" w:space="0" w:color="CBD5E1"/>
              <w:left w:val="single" w:sz="1" w:space="0" w:color="CBD5E1"/>
              <w:bottom w:val="single" w:sz="1" w:space="0" w:color="CBD5E1"/>
              <w:right w:val="single" w:sz="1" w:space="0" w:color="CBD5E1"/>
            </w:tcBorders>
          </w:tcPr>
          <w:p w14:paraId="172143E1" w14:textId="77777777" w:rsidR="009F15F3" w:rsidRDefault="00E73214">
            <w:r>
              <w:rPr>
                <w:color w:val="374151"/>
                <w:sz w:val="16"/>
                <w:szCs w:val="16"/>
              </w:rPr>
              <w:t>Loose editorial watercolour or gouache. Visible brushstrokes, bleeding edges, paper texture underneath. Asymmetric composition, low to medium density. No outlines. Motif set: chai, marigold, bulbul/mynah birds, tulsi, clay diya (single), banana leaf.</w:t>
            </w:r>
          </w:p>
        </w:tc>
      </w:tr>
      <w:tr w:rsidR="009F15F3" w14:paraId="0F75CC6E"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1265D54B" w14:textId="77777777" w:rsidR="009F15F3" w:rsidRDefault="00E73214">
            <w:r>
              <w:rPr>
                <w:b/>
                <w:bCs/>
                <w:color w:val="1E3A5F"/>
                <w:sz w:val="16"/>
                <w:szCs w:val="16"/>
              </w:rPr>
              <w:t>Customisation knobs</w:t>
            </w:r>
          </w:p>
        </w:tc>
        <w:tc>
          <w:tcPr>
            <w:tcW w:w="6960" w:type="dxa"/>
            <w:tcBorders>
              <w:top w:val="single" w:sz="1" w:space="0" w:color="CBD5E1"/>
              <w:left w:val="single" w:sz="1" w:space="0" w:color="CBD5E1"/>
              <w:bottom w:val="single" w:sz="1" w:space="0" w:color="CBD5E1"/>
              <w:right w:val="single" w:sz="1" w:space="0" w:color="CBD5E1"/>
            </w:tcBorders>
          </w:tcPr>
          <w:p w14:paraId="67B46AE5" w14:textId="77777777" w:rsidR="009F15F3" w:rsidRDefault="00E73214">
            <w:r>
              <w:rPr>
                <w:color w:val="374151"/>
                <w:sz w:val="16"/>
                <w:szCs w:val="16"/>
              </w:rPr>
              <w:t>Texture intensity (none/paper/gouache/canvas), brush weight (fine/medium/loose), Devanagari vs. Latin ratio (100/70/50/30/0%), negative space percentage (30-60%), colour saturation cap (60% max).</w:t>
            </w:r>
          </w:p>
        </w:tc>
      </w:tr>
      <w:tr w:rsidR="009F15F3" w14:paraId="762721B6"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35304764" w14:textId="77777777" w:rsidR="009F15F3" w:rsidRDefault="00E73214">
            <w:r>
              <w:rPr>
                <w:b/>
                <w:bCs/>
                <w:color w:val="1E3A5F"/>
                <w:sz w:val="16"/>
                <w:szCs w:val="16"/>
              </w:rPr>
              <w:t>Prompt style flags</w:t>
            </w:r>
          </w:p>
        </w:tc>
        <w:tc>
          <w:tcPr>
            <w:tcW w:w="6960" w:type="dxa"/>
            <w:tcBorders>
              <w:top w:val="single" w:sz="1" w:space="0" w:color="CBD5E1"/>
              <w:left w:val="single" w:sz="1" w:space="0" w:color="CBD5E1"/>
              <w:bottom w:val="single" w:sz="1" w:space="0" w:color="CBD5E1"/>
              <w:right w:val="single" w:sz="1" w:space="0" w:color="CBD5E1"/>
            </w:tcBorders>
          </w:tcPr>
          <w:p w14:paraId="182FA058" w14:textId="77777777" w:rsidR="009F15F3" w:rsidRDefault="00E73214">
            <w:r>
              <w:rPr>
                <w:color w:val="374151"/>
                <w:sz w:val="16"/>
                <w:szCs w:val="16"/>
              </w:rPr>
              <w:t>Midjourney: --ar 9:16 --s 50 --style raw --chaos 0. Style keywords: "editorial illustration, watercolour, gouache, paper texture, muted, restrained, contemporary Indian, Scroll.in style, minimal composition". Firefly: stylize 20, visual intensity low.</w:t>
            </w:r>
          </w:p>
        </w:tc>
      </w:tr>
      <w:tr w:rsidR="009F15F3" w14:paraId="0305EEC0"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564549D6" w14:textId="77777777" w:rsidR="009F15F3" w:rsidRDefault="00E73214">
            <w:r>
              <w:rPr>
                <w:b/>
                <w:bCs/>
                <w:color w:val="1E3A5F"/>
                <w:sz w:val="16"/>
                <w:szCs w:val="16"/>
              </w:rPr>
              <w:lastRenderedPageBreak/>
              <w:t>Negative prompt</w:t>
            </w:r>
          </w:p>
        </w:tc>
        <w:tc>
          <w:tcPr>
            <w:tcW w:w="6960" w:type="dxa"/>
            <w:tcBorders>
              <w:top w:val="single" w:sz="1" w:space="0" w:color="CBD5E1"/>
              <w:left w:val="single" w:sz="1" w:space="0" w:color="CBD5E1"/>
              <w:bottom w:val="single" w:sz="1" w:space="0" w:color="CBD5E1"/>
              <w:right w:val="single" w:sz="1" w:space="0" w:color="CBD5E1"/>
            </w:tcBorders>
          </w:tcPr>
          <w:p w14:paraId="3B2E8736" w14:textId="77777777" w:rsidR="009F15F3" w:rsidRDefault="00E73214">
            <w:r>
              <w:rPr>
                <w:color w:val="374151"/>
                <w:sz w:val="16"/>
                <w:szCs w:val="16"/>
              </w:rPr>
              <w:t>No gradients, no neon colours, no ornaments/paisley, no gold/metallic, no sparkle, no drop-shadows, no cartoon style, no stickers, no script fonts.</w:t>
            </w:r>
          </w:p>
        </w:tc>
      </w:tr>
      <w:tr w:rsidR="009F15F3" w14:paraId="476853C8"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15A4DDD8" w14:textId="77777777" w:rsidR="009F15F3" w:rsidRDefault="00E73214">
            <w:r>
              <w:rPr>
                <w:b/>
                <w:bCs/>
                <w:color w:val="1E3A5F"/>
                <w:sz w:val="16"/>
                <w:szCs w:val="16"/>
              </w:rPr>
              <w:t>Reference aesthetics</w:t>
            </w:r>
          </w:p>
        </w:tc>
        <w:tc>
          <w:tcPr>
            <w:tcW w:w="6960" w:type="dxa"/>
            <w:tcBorders>
              <w:top w:val="single" w:sz="1" w:space="0" w:color="CBD5E1"/>
              <w:left w:val="single" w:sz="1" w:space="0" w:color="CBD5E1"/>
              <w:bottom w:val="single" w:sz="1" w:space="0" w:color="CBD5E1"/>
              <w:right w:val="single" w:sz="1" w:space="0" w:color="CBD5E1"/>
            </w:tcBorders>
          </w:tcPr>
          <w:p w14:paraId="70DF73BF" w14:textId="77777777" w:rsidR="009F15F3" w:rsidRDefault="00E73214">
            <w:r>
              <w:rPr>
                <w:color w:val="374151"/>
                <w:sz w:val="16"/>
                <w:szCs w:val="16"/>
              </w:rPr>
              <w:t>Scroll.in illustrated features, The Hindu weekend magazine, Studio Kohl, Kulture Shop prints, Nicobar brand aesthetic, Good Earth homeware, The Ken illustrations.</w:t>
            </w:r>
          </w:p>
        </w:tc>
      </w:tr>
      <w:tr w:rsidR="009F15F3" w14:paraId="31FF91A8"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086300FE" w14:textId="77777777" w:rsidR="009F15F3" w:rsidRDefault="00E73214">
            <w:r>
              <w:rPr>
                <w:b/>
                <w:bCs/>
                <w:color w:val="1E3A5F"/>
                <w:sz w:val="16"/>
                <w:szCs w:val="16"/>
              </w:rPr>
              <w:t>Approved archetypes</w:t>
            </w:r>
          </w:p>
        </w:tc>
        <w:tc>
          <w:tcPr>
            <w:tcW w:w="6960" w:type="dxa"/>
            <w:tcBorders>
              <w:top w:val="single" w:sz="1" w:space="0" w:color="CBD5E1"/>
              <w:left w:val="single" w:sz="1" w:space="0" w:color="CBD5E1"/>
              <w:bottom w:val="single" w:sz="1" w:space="0" w:color="CBD5E1"/>
              <w:right w:val="single" w:sz="1" w:space="0" w:color="CBD5E1"/>
            </w:tcBorders>
          </w:tcPr>
          <w:p w14:paraId="5929C1E0" w14:textId="77777777" w:rsidR="009F15F3" w:rsidRDefault="00E73214">
            <w:r>
              <w:rPr>
                <w:color w:val="374151"/>
                <w:sz w:val="16"/>
                <w:szCs w:val="16"/>
              </w:rPr>
              <w:t>A2 (best fit), B1, B2, C2, D1. Not recommended: A1 (frame conflicts with negative space), C1 (animation conflicts with stillness).</w:t>
            </w:r>
          </w:p>
        </w:tc>
      </w:tr>
    </w:tbl>
    <w:p w14:paraId="44F36FD1" w14:textId="77777777" w:rsidR="009F15F3" w:rsidRDefault="00E73214">
      <w:pPr>
        <w:spacing w:before="300" w:after="120"/>
      </w:pPr>
      <w:r>
        <w:rPr>
          <w:b/>
          <w:bCs/>
          <w:color w:val="B45309"/>
          <w:sz w:val="22"/>
          <w:szCs w:val="22"/>
        </w:rPr>
        <w:t>Detailed BRD -- Track B Modern Desi</w:t>
      </w:r>
    </w:p>
    <w:p w14:paraId="4A158788" w14:textId="77777777" w:rsidR="009F15F3" w:rsidRDefault="00E73214">
      <w:pPr>
        <w:spacing w:after="160"/>
      </w:pPr>
      <w:r>
        <w:rPr>
          <w:i/>
          <w:iCs/>
          <w:color w:val="64748B"/>
          <w:sz w:val="16"/>
          <w:szCs w:val="16"/>
        </w:rPr>
        <w:t>Prototype-ready specification. Every design token below is engineering-resolvable -- hex codes, font stacks, pixel dimensions, animation timings, model flags. Hand this section to design + engineering and they can start implementing without ambiguity.</w:t>
      </w:r>
    </w:p>
    <w:p w14:paraId="36FD47BF" w14:textId="77777777" w:rsidR="009F15F3" w:rsidRDefault="00E73214">
      <w:pPr>
        <w:spacing w:before="200" w:after="60"/>
      </w:pPr>
      <w:r>
        <w:rPr>
          <w:b/>
          <w:bCs/>
          <w:color w:val="1E3A5F"/>
        </w:rPr>
        <w:t>1. Colour System -- Design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200"/>
        <w:gridCol w:w="1960"/>
        <w:gridCol w:w="2800"/>
      </w:tblGrid>
      <w:tr w:rsidR="009F15F3" w14:paraId="2B3B7B76" w14:textId="77777777">
        <w:tc>
          <w:tcPr>
            <w:tcW w:w="2400" w:type="dxa"/>
            <w:tcBorders>
              <w:top w:val="single" w:sz="4" w:space="0" w:color="94A3B8"/>
              <w:left w:val="single" w:sz="1" w:space="0" w:color="CBD5E1"/>
              <w:bottom w:val="single" w:sz="4" w:space="0" w:color="94A3B8"/>
              <w:right w:val="single" w:sz="1" w:space="0" w:color="CBD5E1"/>
            </w:tcBorders>
            <w:shd w:val="clear" w:color="auto" w:fill="FED7AA"/>
          </w:tcPr>
          <w:p w14:paraId="2DB62DF9" w14:textId="77777777" w:rsidR="009F15F3" w:rsidRDefault="00E73214">
            <w:r>
              <w:rPr>
                <w:b/>
                <w:bCs/>
                <w:color w:val="1E3A5F"/>
                <w:sz w:val="15"/>
                <w:szCs w:val="15"/>
              </w:rPr>
              <w:t>Role</w:t>
            </w:r>
          </w:p>
        </w:tc>
        <w:tc>
          <w:tcPr>
            <w:tcW w:w="2200" w:type="dxa"/>
            <w:tcBorders>
              <w:top w:val="single" w:sz="4" w:space="0" w:color="94A3B8"/>
              <w:left w:val="single" w:sz="1" w:space="0" w:color="CBD5E1"/>
              <w:bottom w:val="single" w:sz="4" w:space="0" w:color="94A3B8"/>
              <w:right w:val="single" w:sz="1" w:space="0" w:color="CBD5E1"/>
            </w:tcBorders>
            <w:shd w:val="clear" w:color="auto" w:fill="FED7AA"/>
          </w:tcPr>
          <w:p w14:paraId="410E7D27" w14:textId="77777777" w:rsidR="009F15F3" w:rsidRDefault="00E73214">
            <w:r>
              <w:rPr>
                <w:b/>
                <w:bCs/>
                <w:color w:val="1E3A5F"/>
                <w:sz w:val="15"/>
                <w:szCs w:val="15"/>
              </w:rPr>
              <w:t>Hex / Value</w:t>
            </w:r>
          </w:p>
        </w:tc>
        <w:tc>
          <w:tcPr>
            <w:tcW w:w="1960" w:type="dxa"/>
            <w:tcBorders>
              <w:top w:val="single" w:sz="4" w:space="0" w:color="94A3B8"/>
              <w:left w:val="single" w:sz="1" w:space="0" w:color="CBD5E1"/>
              <w:bottom w:val="single" w:sz="4" w:space="0" w:color="94A3B8"/>
              <w:right w:val="single" w:sz="1" w:space="0" w:color="CBD5E1"/>
            </w:tcBorders>
            <w:shd w:val="clear" w:color="auto" w:fill="FED7AA"/>
          </w:tcPr>
          <w:p w14:paraId="63E416E2" w14:textId="77777777" w:rsidR="009F15F3" w:rsidRDefault="00E73214">
            <w:r>
              <w:rPr>
                <w:b/>
                <w:bCs/>
                <w:color w:val="1E3A5F"/>
                <w:sz w:val="15"/>
                <w:szCs w:val="15"/>
              </w:rPr>
              <w:t>Name</w:t>
            </w:r>
          </w:p>
        </w:tc>
        <w:tc>
          <w:tcPr>
            <w:tcW w:w="2800" w:type="dxa"/>
            <w:tcBorders>
              <w:top w:val="single" w:sz="4" w:space="0" w:color="94A3B8"/>
              <w:left w:val="single" w:sz="1" w:space="0" w:color="CBD5E1"/>
              <w:bottom w:val="single" w:sz="4" w:space="0" w:color="94A3B8"/>
              <w:right w:val="single" w:sz="1" w:space="0" w:color="CBD5E1"/>
            </w:tcBorders>
            <w:shd w:val="clear" w:color="auto" w:fill="FED7AA"/>
          </w:tcPr>
          <w:p w14:paraId="404ED483" w14:textId="77777777" w:rsidR="009F15F3" w:rsidRDefault="00E73214">
            <w:r>
              <w:rPr>
                <w:b/>
                <w:bCs/>
                <w:color w:val="1E3A5F"/>
                <w:sz w:val="15"/>
                <w:szCs w:val="15"/>
              </w:rPr>
              <w:t>Usage rule</w:t>
            </w:r>
          </w:p>
        </w:tc>
      </w:tr>
      <w:tr w:rsidR="009F15F3" w14:paraId="229DDBCD"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23FC177D" w14:textId="77777777" w:rsidR="009F15F3" w:rsidRDefault="00E73214">
            <w:r>
              <w:rPr>
                <w:b/>
                <w:bCs/>
                <w:color w:val="374151"/>
                <w:sz w:val="15"/>
                <w:szCs w:val="15"/>
              </w:rPr>
              <w:t>Primary 1 / Dominant</w:t>
            </w:r>
          </w:p>
        </w:tc>
        <w:tc>
          <w:tcPr>
            <w:tcW w:w="2200" w:type="dxa"/>
            <w:tcBorders>
              <w:top w:val="single" w:sz="1" w:space="0" w:color="CBD5E1"/>
              <w:left w:val="single" w:sz="1" w:space="0" w:color="CBD5E1"/>
              <w:bottom w:val="single" w:sz="1" w:space="0" w:color="CBD5E1"/>
              <w:right w:val="single" w:sz="1" w:space="0" w:color="CBD5E1"/>
            </w:tcBorders>
          </w:tcPr>
          <w:p w14:paraId="191DE40A" w14:textId="77777777" w:rsidR="009F15F3" w:rsidRDefault="00E73214">
            <w:r>
              <w:rPr>
                <w:rFonts w:ascii="Courier New" w:hAnsi="Courier New"/>
                <w:color w:val="374151"/>
                <w:sz w:val="15"/>
                <w:szCs w:val="15"/>
              </w:rPr>
              <w:t>#C2410C</w:t>
            </w:r>
          </w:p>
        </w:tc>
        <w:tc>
          <w:tcPr>
            <w:tcW w:w="1960" w:type="dxa"/>
            <w:tcBorders>
              <w:top w:val="single" w:sz="1" w:space="0" w:color="CBD5E1"/>
              <w:left w:val="single" w:sz="1" w:space="0" w:color="CBD5E1"/>
              <w:bottom w:val="single" w:sz="1" w:space="0" w:color="CBD5E1"/>
              <w:right w:val="single" w:sz="1" w:space="0" w:color="CBD5E1"/>
            </w:tcBorders>
          </w:tcPr>
          <w:p w14:paraId="2AC20E01" w14:textId="77777777" w:rsidR="009F15F3" w:rsidRDefault="00E73214">
            <w:r>
              <w:rPr>
                <w:color w:val="374151"/>
                <w:sz w:val="15"/>
                <w:szCs w:val="15"/>
              </w:rPr>
              <w:t>Dusty Terracotta</w:t>
            </w:r>
          </w:p>
        </w:tc>
        <w:tc>
          <w:tcPr>
            <w:tcW w:w="2800" w:type="dxa"/>
            <w:tcBorders>
              <w:top w:val="single" w:sz="1" w:space="0" w:color="CBD5E1"/>
              <w:left w:val="single" w:sz="1" w:space="0" w:color="CBD5E1"/>
              <w:bottom w:val="single" w:sz="1" w:space="0" w:color="CBD5E1"/>
              <w:right w:val="single" w:sz="1" w:space="0" w:color="CBD5E1"/>
            </w:tcBorders>
          </w:tcPr>
          <w:p w14:paraId="71A002F1" w14:textId="77777777" w:rsidR="009F15F3" w:rsidRDefault="00E73214">
            <w:r>
              <w:rPr>
                <w:color w:val="374151"/>
                <w:sz w:val="15"/>
                <w:szCs w:val="15"/>
              </w:rPr>
              <w:t>Primary surface fill | headline block backdrop</w:t>
            </w:r>
          </w:p>
        </w:tc>
      </w:tr>
      <w:tr w:rsidR="009F15F3" w14:paraId="464F62FF"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1D0611E1" w14:textId="77777777" w:rsidR="009F15F3" w:rsidRDefault="00E73214">
            <w:r>
              <w:rPr>
                <w:b/>
                <w:bCs/>
                <w:color w:val="374151"/>
                <w:sz w:val="15"/>
                <w:szCs w:val="15"/>
              </w:rPr>
              <w:t>Primary 2 / Dominant</w:t>
            </w:r>
          </w:p>
        </w:tc>
        <w:tc>
          <w:tcPr>
            <w:tcW w:w="2200" w:type="dxa"/>
            <w:tcBorders>
              <w:top w:val="single" w:sz="1" w:space="0" w:color="CBD5E1"/>
              <w:left w:val="single" w:sz="1" w:space="0" w:color="CBD5E1"/>
              <w:bottom w:val="single" w:sz="1" w:space="0" w:color="CBD5E1"/>
              <w:right w:val="single" w:sz="1" w:space="0" w:color="CBD5E1"/>
            </w:tcBorders>
          </w:tcPr>
          <w:p w14:paraId="0CE8A661" w14:textId="77777777" w:rsidR="009F15F3" w:rsidRDefault="00E73214">
            <w:r>
              <w:rPr>
                <w:rFonts w:ascii="Courier New" w:hAnsi="Courier New"/>
                <w:color w:val="374151"/>
                <w:sz w:val="15"/>
                <w:szCs w:val="15"/>
              </w:rPr>
              <w:t>#9A3412</w:t>
            </w:r>
          </w:p>
        </w:tc>
        <w:tc>
          <w:tcPr>
            <w:tcW w:w="1960" w:type="dxa"/>
            <w:tcBorders>
              <w:top w:val="single" w:sz="1" w:space="0" w:color="CBD5E1"/>
              <w:left w:val="single" w:sz="1" w:space="0" w:color="CBD5E1"/>
              <w:bottom w:val="single" w:sz="1" w:space="0" w:color="CBD5E1"/>
              <w:right w:val="single" w:sz="1" w:space="0" w:color="CBD5E1"/>
            </w:tcBorders>
          </w:tcPr>
          <w:p w14:paraId="54438F35" w14:textId="77777777" w:rsidR="009F15F3" w:rsidRDefault="00E73214">
            <w:r>
              <w:rPr>
                <w:color w:val="374151"/>
                <w:sz w:val="15"/>
                <w:szCs w:val="15"/>
              </w:rPr>
              <w:t>Burnt Sienna</w:t>
            </w:r>
          </w:p>
        </w:tc>
        <w:tc>
          <w:tcPr>
            <w:tcW w:w="2800" w:type="dxa"/>
            <w:tcBorders>
              <w:top w:val="single" w:sz="1" w:space="0" w:color="CBD5E1"/>
              <w:left w:val="single" w:sz="1" w:space="0" w:color="CBD5E1"/>
              <w:bottom w:val="single" w:sz="1" w:space="0" w:color="CBD5E1"/>
              <w:right w:val="single" w:sz="1" w:space="0" w:color="CBD5E1"/>
            </w:tcBorders>
          </w:tcPr>
          <w:p w14:paraId="3ED9D865" w14:textId="77777777" w:rsidR="009F15F3" w:rsidRDefault="00E73214">
            <w:r>
              <w:rPr>
                <w:color w:val="374151"/>
                <w:sz w:val="15"/>
                <w:szCs w:val="15"/>
              </w:rPr>
              <w:t>Gradient shadow stop | deep block fills</w:t>
            </w:r>
          </w:p>
        </w:tc>
      </w:tr>
      <w:tr w:rsidR="009F15F3" w14:paraId="4BBC0715"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6E95B556" w14:textId="77777777" w:rsidR="009F15F3" w:rsidRDefault="00E73214">
            <w:r>
              <w:rPr>
                <w:b/>
                <w:bCs/>
                <w:color w:val="374151"/>
                <w:sz w:val="15"/>
                <w:szCs w:val="15"/>
              </w:rPr>
              <w:t>Primary 3 / Base</w:t>
            </w:r>
          </w:p>
        </w:tc>
        <w:tc>
          <w:tcPr>
            <w:tcW w:w="2200" w:type="dxa"/>
            <w:tcBorders>
              <w:top w:val="single" w:sz="1" w:space="0" w:color="CBD5E1"/>
              <w:left w:val="single" w:sz="1" w:space="0" w:color="CBD5E1"/>
              <w:bottom w:val="single" w:sz="1" w:space="0" w:color="CBD5E1"/>
              <w:right w:val="single" w:sz="1" w:space="0" w:color="CBD5E1"/>
            </w:tcBorders>
          </w:tcPr>
          <w:p w14:paraId="005AA93E" w14:textId="77777777" w:rsidR="009F15F3" w:rsidRDefault="00E73214">
            <w:r>
              <w:rPr>
                <w:rFonts w:ascii="Courier New" w:hAnsi="Courier New"/>
                <w:color w:val="374151"/>
                <w:sz w:val="15"/>
                <w:szCs w:val="15"/>
              </w:rPr>
              <w:t>#B45309</w:t>
            </w:r>
          </w:p>
        </w:tc>
        <w:tc>
          <w:tcPr>
            <w:tcW w:w="1960" w:type="dxa"/>
            <w:tcBorders>
              <w:top w:val="single" w:sz="1" w:space="0" w:color="CBD5E1"/>
              <w:left w:val="single" w:sz="1" w:space="0" w:color="CBD5E1"/>
              <w:bottom w:val="single" w:sz="1" w:space="0" w:color="CBD5E1"/>
              <w:right w:val="single" w:sz="1" w:space="0" w:color="CBD5E1"/>
            </w:tcBorders>
          </w:tcPr>
          <w:p w14:paraId="311B72E3" w14:textId="77777777" w:rsidR="009F15F3" w:rsidRDefault="00E73214">
            <w:r>
              <w:rPr>
                <w:color w:val="374151"/>
                <w:sz w:val="15"/>
                <w:szCs w:val="15"/>
              </w:rPr>
              <w:t>Ochre</w:t>
            </w:r>
          </w:p>
        </w:tc>
        <w:tc>
          <w:tcPr>
            <w:tcW w:w="2800" w:type="dxa"/>
            <w:tcBorders>
              <w:top w:val="single" w:sz="1" w:space="0" w:color="CBD5E1"/>
              <w:left w:val="single" w:sz="1" w:space="0" w:color="CBD5E1"/>
              <w:bottom w:val="single" w:sz="1" w:space="0" w:color="CBD5E1"/>
              <w:right w:val="single" w:sz="1" w:space="0" w:color="CBD5E1"/>
            </w:tcBorders>
          </w:tcPr>
          <w:p w14:paraId="05132D43" w14:textId="77777777" w:rsidR="009F15F3" w:rsidRDefault="00E73214">
            <w:r>
              <w:rPr>
                <w:color w:val="374151"/>
                <w:sz w:val="15"/>
                <w:szCs w:val="15"/>
              </w:rPr>
              <w:t>Secondary backdrop | photo-duotone mid-tone</w:t>
            </w:r>
          </w:p>
        </w:tc>
      </w:tr>
      <w:tr w:rsidR="009F15F3" w14:paraId="4A69AE24"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07687CC3" w14:textId="77777777" w:rsidR="009F15F3" w:rsidRDefault="00E73214">
            <w:r>
              <w:rPr>
                <w:b/>
                <w:bCs/>
                <w:color w:val="374151"/>
                <w:sz w:val="15"/>
                <w:szCs w:val="15"/>
              </w:rPr>
              <w:t>Primary 4 / Base</w:t>
            </w:r>
          </w:p>
        </w:tc>
        <w:tc>
          <w:tcPr>
            <w:tcW w:w="2200" w:type="dxa"/>
            <w:tcBorders>
              <w:top w:val="single" w:sz="1" w:space="0" w:color="CBD5E1"/>
              <w:left w:val="single" w:sz="1" w:space="0" w:color="CBD5E1"/>
              <w:bottom w:val="single" w:sz="1" w:space="0" w:color="CBD5E1"/>
              <w:right w:val="single" w:sz="1" w:space="0" w:color="CBD5E1"/>
            </w:tcBorders>
          </w:tcPr>
          <w:p w14:paraId="4E86E6EF" w14:textId="77777777" w:rsidR="009F15F3" w:rsidRDefault="00E73214">
            <w:r>
              <w:rPr>
                <w:rFonts w:ascii="Courier New" w:hAnsi="Courier New"/>
                <w:color w:val="374151"/>
                <w:sz w:val="15"/>
                <w:szCs w:val="15"/>
              </w:rPr>
              <w:t>#78350F</w:t>
            </w:r>
          </w:p>
        </w:tc>
        <w:tc>
          <w:tcPr>
            <w:tcW w:w="1960" w:type="dxa"/>
            <w:tcBorders>
              <w:top w:val="single" w:sz="1" w:space="0" w:color="CBD5E1"/>
              <w:left w:val="single" w:sz="1" w:space="0" w:color="CBD5E1"/>
              <w:bottom w:val="single" w:sz="1" w:space="0" w:color="CBD5E1"/>
              <w:right w:val="single" w:sz="1" w:space="0" w:color="CBD5E1"/>
            </w:tcBorders>
          </w:tcPr>
          <w:p w14:paraId="28562B1A" w14:textId="77777777" w:rsidR="009F15F3" w:rsidRDefault="00E73214">
            <w:r>
              <w:rPr>
                <w:color w:val="374151"/>
                <w:sz w:val="15"/>
                <w:szCs w:val="15"/>
              </w:rPr>
              <w:t>Clove Brown</w:t>
            </w:r>
          </w:p>
        </w:tc>
        <w:tc>
          <w:tcPr>
            <w:tcW w:w="2800" w:type="dxa"/>
            <w:tcBorders>
              <w:top w:val="single" w:sz="1" w:space="0" w:color="CBD5E1"/>
              <w:left w:val="single" w:sz="1" w:space="0" w:color="CBD5E1"/>
              <w:bottom w:val="single" w:sz="1" w:space="0" w:color="CBD5E1"/>
              <w:right w:val="single" w:sz="1" w:space="0" w:color="CBD5E1"/>
            </w:tcBorders>
          </w:tcPr>
          <w:p w14:paraId="0CC05AD7" w14:textId="77777777" w:rsidR="009F15F3" w:rsidRDefault="00E73214">
            <w:r>
              <w:rPr>
                <w:color w:val="374151"/>
                <w:sz w:val="15"/>
                <w:szCs w:val="15"/>
              </w:rPr>
              <w:t>Text on cream | photo-duotone shadow</w:t>
            </w:r>
          </w:p>
        </w:tc>
      </w:tr>
      <w:tr w:rsidR="009F15F3" w14:paraId="416A0645"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534A7238" w14:textId="77777777" w:rsidR="009F15F3" w:rsidRDefault="00E73214">
            <w:r>
              <w:rPr>
                <w:b/>
                <w:bCs/>
                <w:color w:val="374151"/>
                <w:sz w:val="15"/>
                <w:szCs w:val="15"/>
              </w:rPr>
              <w:t>Neutral 1 / Cream</w:t>
            </w:r>
          </w:p>
        </w:tc>
        <w:tc>
          <w:tcPr>
            <w:tcW w:w="2200" w:type="dxa"/>
            <w:tcBorders>
              <w:top w:val="single" w:sz="1" w:space="0" w:color="CBD5E1"/>
              <w:left w:val="single" w:sz="1" w:space="0" w:color="CBD5E1"/>
              <w:bottom w:val="single" w:sz="1" w:space="0" w:color="CBD5E1"/>
              <w:right w:val="single" w:sz="1" w:space="0" w:color="CBD5E1"/>
            </w:tcBorders>
          </w:tcPr>
          <w:p w14:paraId="6A0CB1B2" w14:textId="77777777" w:rsidR="009F15F3" w:rsidRDefault="00E73214">
            <w:r>
              <w:rPr>
                <w:rFonts w:ascii="Courier New" w:hAnsi="Courier New"/>
                <w:color w:val="374151"/>
                <w:sz w:val="15"/>
                <w:szCs w:val="15"/>
              </w:rPr>
              <w:t>#FEF3C7</w:t>
            </w:r>
          </w:p>
        </w:tc>
        <w:tc>
          <w:tcPr>
            <w:tcW w:w="1960" w:type="dxa"/>
            <w:tcBorders>
              <w:top w:val="single" w:sz="1" w:space="0" w:color="CBD5E1"/>
              <w:left w:val="single" w:sz="1" w:space="0" w:color="CBD5E1"/>
              <w:bottom w:val="single" w:sz="1" w:space="0" w:color="CBD5E1"/>
              <w:right w:val="single" w:sz="1" w:space="0" w:color="CBD5E1"/>
            </w:tcBorders>
          </w:tcPr>
          <w:p w14:paraId="0409F453" w14:textId="77777777" w:rsidR="009F15F3" w:rsidRDefault="00E73214">
            <w:r>
              <w:rPr>
                <w:color w:val="374151"/>
                <w:sz w:val="15"/>
                <w:szCs w:val="15"/>
              </w:rPr>
              <w:t>Warm Cream</w:t>
            </w:r>
          </w:p>
        </w:tc>
        <w:tc>
          <w:tcPr>
            <w:tcW w:w="2800" w:type="dxa"/>
            <w:tcBorders>
              <w:top w:val="single" w:sz="1" w:space="0" w:color="CBD5E1"/>
              <w:left w:val="single" w:sz="1" w:space="0" w:color="CBD5E1"/>
              <w:bottom w:val="single" w:sz="1" w:space="0" w:color="CBD5E1"/>
              <w:right w:val="single" w:sz="1" w:space="0" w:color="CBD5E1"/>
            </w:tcBorders>
          </w:tcPr>
          <w:p w14:paraId="0CEED4E5" w14:textId="77777777" w:rsidR="009F15F3" w:rsidRDefault="00E73214">
            <w:r>
              <w:rPr>
                <w:color w:val="374151"/>
                <w:sz w:val="15"/>
                <w:szCs w:val="15"/>
              </w:rPr>
              <w:t>Primary light surface | text-card underlay</w:t>
            </w:r>
          </w:p>
        </w:tc>
      </w:tr>
      <w:tr w:rsidR="009F15F3" w14:paraId="0D5540B2"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1B7F5DEF" w14:textId="77777777" w:rsidR="009F15F3" w:rsidRDefault="00E73214">
            <w:r>
              <w:rPr>
                <w:b/>
                <w:bCs/>
                <w:color w:val="374151"/>
                <w:sz w:val="15"/>
                <w:szCs w:val="15"/>
              </w:rPr>
              <w:t>Neutral 2 / Off-white</w:t>
            </w:r>
          </w:p>
        </w:tc>
        <w:tc>
          <w:tcPr>
            <w:tcW w:w="2200" w:type="dxa"/>
            <w:tcBorders>
              <w:top w:val="single" w:sz="1" w:space="0" w:color="CBD5E1"/>
              <w:left w:val="single" w:sz="1" w:space="0" w:color="CBD5E1"/>
              <w:bottom w:val="single" w:sz="1" w:space="0" w:color="CBD5E1"/>
              <w:right w:val="single" w:sz="1" w:space="0" w:color="CBD5E1"/>
            </w:tcBorders>
          </w:tcPr>
          <w:p w14:paraId="00435DA3" w14:textId="77777777" w:rsidR="009F15F3" w:rsidRDefault="00E73214">
            <w:r>
              <w:rPr>
                <w:rFonts w:ascii="Courier New" w:hAnsi="Courier New"/>
                <w:color w:val="374151"/>
                <w:sz w:val="15"/>
                <w:szCs w:val="15"/>
              </w:rPr>
              <w:t>#FAF5EB</w:t>
            </w:r>
          </w:p>
        </w:tc>
        <w:tc>
          <w:tcPr>
            <w:tcW w:w="1960" w:type="dxa"/>
            <w:tcBorders>
              <w:top w:val="single" w:sz="1" w:space="0" w:color="CBD5E1"/>
              <w:left w:val="single" w:sz="1" w:space="0" w:color="CBD5E1"/>
              <w:bottom w:val="single" w:sz="1" w:space="0" w:color="CBD5E1"/>
              <w:right w:val="single" w:sz="1" w:space="0" w:color="CBD5E1"/>
            </w:tcBorders>
          </w:tcPr>
          <w:p w14:paraId="336BF874" w14:textId="77777777" w:rsidR="009F15F3" w:rsidRDefault="00E73214">
            <w:r>
              <w:rPr>
                <w:color w:val="374151"/>
                <w:sz w:val="15"/>
                <w:szCs w:val="15"/>
              </w:rPr>
              <w:t>Paper White</w:t>
            </w:r>
          </w:p>
        </w:tc>
        <w:tc>
          <w:tcPr>
            <w:tcW w:w="2800" w:type="dxa"/>
            <w:tcBorders>
              <w:top w:val="single" w:sz="1" w:space="0" w:color="CBD5E1"/>
              <w:left w:val="single" w:sz="1" w:space="0" w:color="CBD5E1"/>
              <w:bottom w:val="single" w:sz="1" w:space="0" w:color="CBD5E1"/>
              <w:right w:val="single" w:sz="1" w:space="0" w:color="CBD5E1"/>
            </w:tcBorders>
          </w:tcPr>
          <w:p w14:paraId="5027437F" w14:textId="77777777" w:rsidR="009F15F3" w:rsidRDefault="00E73214">
            <w:r>
              <w:rPr>
                <w:color w:val="374151"/>
                <w:sz w:val="15"/>
                <w:szCs w:val="15"/>
              </w:rPr>
              <w:t>Page background | margin areas</w:t>
            </w:r>
          </w:p>
        </w:tc>
      </w:tr>
      <w:tr w:rsidR="009F15F3" w14:paraId="202D17B0"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1A9FB32D" w14:textId="77777777" w:rsidR="009F15F3" w:rsidRDefault="00E73214">
            <w:r>
              <w:rPr>
                <w:b/>
                <w:bCs/>
                <w:color w:val="374151"/>
                <w:sz w:val="15"/>
                <w:szCs w:val="15"/>
              </w:rPr>
              <w:t>Accent 1 / Sage</w:t>
            </w:r>
          </w:p>
        </w:tc>
        <w:tc>
          <w:tcPr>
            <w:tcW w:w="2200" w:type="dxa"/>
            <w:tcBorders>
              <w:top w:val="single" w:sz="1" w:space="0" w:color="CBD5E1"/>
              <w:left w:val="single" w:sz="1" w:space="0" w:color="CBD5E1"/>
              <w:bottom w:val="single" w:sz="1" w:space="0" w:color="CBD5E1"/>
              <w:right w:val="single" w:sz="1" w:space="0" w:color="CBD5E1"/>
            </w:tcBorders>
          </w:tcPr>
          <w:p w14:paraId="7BA975E6" w14:textId="77777777" w:rsidR="009F15F3" w:rsidRDefault="00E73214">
            <w:r>
              <w:rPr>
                <w:rFonts w:ascii="Courier New" w:hAnsi="Courier New"/>
                <w:color w:val="374151"/>
                <w:sz w:val="15"/>
                <w:szCs w:val="15"/>
              </w:rPr>
              <w:t>#84A98C</w:t>
            </w:r>
          </w:p>
        </w:tc>
        <w:tc>
          <w:tcPr>
            <w:tcW w:w="1960" w:type="dxa"/>
            <w:tcBorders>
              <w:top w:val="single" w:sz="1" w:space="0" w:color="CBD5E1"/>
              <w:left w:val="single" w:sz="1" w:space="0" w:color="CBD5E1"/>
              <w:bottom w:val="single" w:sz="1" w:space="0" w:color="CBD5E1"/>
              <w:right w:val="single" w:sz="1" w:space="0" w:color="CBD5E1"/>
            </w:tcBorders>
          </w:tcPr>
          <w:p w14:paraId="2F1CED5F" w14:textId="77777777" w:rsidR="009F15F3" w:rsidRDefault="00E73214">
            <w:r>
              <w:rPr>
                <w:color w:val="374151"/>
                <w:sz w:val="15"/>
                <w:szCs w:val="15"/>
              </w:rPr>
              <w:t>Sage Green</w:t>
            </w:r>
          </w:p>
        </w:tc>
        <w:tc>
          <w:tcPr>
            <w:tcW w:w="2800" w:type="dxa"/>
            <w:tcBorders>
              <w:top w:val="single" w:sz="1" w:space="0" w:color="CBD5E1"/>
              <w:left w:val="single" w:sz="1" w:space="0" w:color="CBD5E1"/>
              <w:bottom w:val="single" w:sz="1" w:space="0" w:color="CBD5E1"/>
              <w:right w:val="single" w:sz="1" w:space="0" w:color="CBD5E1"/>
            </w:tcBorders>
          </w:tcPr>
          <w:p w14:paraId="03CB0FE3" w14:textId="77777777" w:rsidR="009F15F3" w:rsidRDefault="00E73214">
            <w:r>
              <w:rPr>
                <w:color w:val="374151"/>
                <w:sz w:val="15"/>
                <w:szCs w:val="15"/>
              </w:rPr>
              <w:t>Leaf motif | subtle accent on dates / meta</w:t>
            </w:r>
          </w:p>
        </w:tc>
      </w:tr>
      <w:tr w:rsidR="009F15F3" w14:paraId="04DD670A"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7CF27275" w14:textId="77777777" w:rsidR="009F15F3" w:rsidRDefault="00E73214">
            <w:r>
              <w:rPr>
                <w:b/>
                <w:bCs/>
                <w:color w:val="374151"/>
                <w:sz w:val="15"/>
                <w:szCs w:val="15"/>
              </w:rPr>
              <w:t>Accent 2 / Muted Teal</w:t>
            </w:r>
          </w:p>
        </w:tc>
        <w:tc>
          <w:tcPr>
            <w:tcW w:w="2200" w:type="dxa"/>
            <w:tcBorders>
              <w:top w:val="single" w:sz="1" w:space="0" w:color="CBD5E1"/>
              <w:left w:val="single" w:sz="1" w:space="0" w:color="CBD5E1"/>
              <w:bottom w:val="single" w:sz="1" w:space="0" w:color="CBD5E1"/>
              <w:right w:val="single" w:sz="1" w:space="0" w:color="CBD5E1"/>
            </w:tcBorders>
          </w:tcPr>
          <w:p w14:paraId="7C1DE331" w14:textId="77777777" w:rsidR="009F15F3" w:rsidRDefault="00E73214">
            <w:r>
              <w:rPr>
                <w:rFonts w:ascii="Courier New" w:hAnsi="Courier New"/>
                <w:color w:val="374151"/>
                <w:sz w:val="15"/>
                <w:szCs w:val="15"/>
              </w:rPr>
              <w:t>#4A6670</w:t>
            </w:r>
          </w:p>
        </w:tc>
        <w:tc>
          <w:tcPr>
            <w:tcW w:w="1960" w:type="dxa"/>
            <w:tcBorders>
              <w:top w:val="single" w:sz="1" w:space="0" w:color="CBD5E1"/>
              <w:left w:val="single" w:sz="1" w:space="0" w:color="CBD5E1"/>
              <w:bottom w:val="single" w:sz="1" w:space="0" w:color="CBD5E1"/>
              <w:right w:val="single" w:sz="1" w:space="0" w:color="CBD5E1"/>
            </w:tcBorders>
          </w:tcPr>
          <w:p w14:paraId="21A1D633" w14:textId="77777777" w:rsidR="009F15F3" w:rsidRDefault="00E73214">
            <w:r>
              <w:rPr>
                <w:color w:val="374151"/>
                <w:sz w:val="15"/>
                <w:szCs w:val="15"/>
              </w:rPr>
              <w:t>Slate Teal</w:t>
            </w:r>
          </w:p>
        </w:tc>
        <w:tc>
          <w:tcPr>
            <w:tcW w:w="2800" w:type="dxa"/>
            <w:tcBorders>
              <w:top w:val="single" w:sz="1" w:space="0" w:color="CBD5E1"/>
              <w:left w:val="single" w:sz="1" w:space="0" w:color="CBD5E1"/>
              <w:bottom w:val="single" w:sz="1" w:space="0" w:color="CBD5E1"/>
              <w:right w:val="single" w:sz="1" w:space="0" w:color="CBD5E1"/>
            </w:tcBorders>
          </w:tcPr>
          <w:p w14:paraId="58A31EB2" w14:textId="77777777" w:rsidR="009F15F3" w:rsidRDefault="00E73214">
            <w:r>
              <w:rPr>
                <w:color w:val="374151"/>
                <w:sz w:val="15"/>
                <w:szCs w:val="15"/>
              </w:rPr>
              <w:t>Accent underline | caption text</w:t>
            </w:r>
          </w:p>
        </w:tc>
      </w:tr>
      <w:tr w:rsidR="009F15F3" w14:paraId="558D1042"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3CC68BFA" w14:textId="77777777" w:rsidR="009F15F3" w:rsidRDefault="00E73214">
            <w:r>
              <w:rPr>
                <w:b/>
                <w:bCs/>
                <w:color w:val="374151"/>
                <w:sz w:val="15"/>
                <w:szCs w:val="15"/>
              </w:rPr>
              <w:t>Accent 3 / Rust</w:t>
            </w:r>
          </w:p>
        </w:tc>
        <w:tc>
          <w:tcPr>
            <w:tcW w:w="2200" w:type="dxa"/>
            <w:tcBorders>
              <w:top w:val="single" w:sz="1" w:space="0" w:color="CBD5E1"/>
              <w:left w:val="single" w:sz="1" w:space="0" w:color="CBD5E1"/>
              <w:bottom w:val="single" w:sz="1" w:space="0" w:color="CBD5E1"/>
              <w:right w:val="single" w:sz="1" w:space="0" w:color="CBD5E1"/>
            </w:tcBorders>
          </w:tcPr>
          <w:p w14:paraId="27F4C924" w14:textId="77777777" w:rsidR="009F15F3" w:rsidRDefault="00E73214">
            <w:r>
              <w:rPr>
                <w:rFonts w:ascii="Courier New" w:hAnsi="Courier New"/>
                <w:color w:val="374151"/>
                <w:sz w:val="15"/>
                <w:szCs w:val="15"/>
              </w:rPr>
              <w:t>#D97706</w:t>
            </w:r>
          </w:p>
        </w:tc>
        <w:tc>
          <w:tcPr>
            <w:tcW w:w="1960" w:type="dxa"/>
            <w:tcBorders>
              <w:top w:val="single" w:sz="1" w:space="0" w:color="CBD5E1"/>
              <w:left w:val="single" w:sz="1" w:space="0" w:color="CBD5E1"/>
              <w:bottom w:val="single" w:sz="1" w:space="0" w:color="CBD5E1"/>
              <w:right w:val="single" w:sz="1" w:space="0" w:color="CBD5E1"/>
            </w:tcBorders>
          </w:tcPr>
          <w:p w14:paraId="74D54351" w14:textId="77777777" w:rsidR="009F15F3" w:rsidRDefault="00E73214">
            <w:r>
              <w:rPr>
                <w:color w:val="374151"/>
                <w:sz w:val="15"/>
                <w:szCs w:val="15"/>
              </w:rPr>
              <w:t>Rust Gold</w:t>
            </w:r>
          </w:p>
        </w:tc>
        <w:tc>
          <w:tcPr>
            <w:tcW w:w="2800" w:type="dxa"/>
            <w:tcBorders>
              <w:top w:val="single" w:sz="1" w:space="0" w:color="CBD5E1"/>
              <w:left w:val="single" w:sz="1" w:space="0" w:color="CBD5E1"/>
              <w:bottom w:val="single" w:sz="1" w:space="0" w:color="CBD5E1"/>
              <w:right w:val="single" w:sz="1" w:space="0" w:color="CBD5E1"/>
            </w:tcBorders>
          </w:tcPr>
          <w:p w14:paraId="34846114" w14:textId="77777777" w:rsidR="009F15F3" w:rsidRDefault="00E73214">
            <w:r>
              <w:rPr>
                <w:color w:val="374151"/>
                <w:sz w:val="15"/>
                <w:szCs w:val="15"/>
              </w:rPr>
              <w:t>Highlight micro-accent (no foil -- matte only)</w:t>
            </w:r>
          </w:p>
        </w:tc>
      </w:tr>
      <w:tr w:rsidR="009F15F3" w14:paraId="7F66DD4B"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1FB5A592" w14:textId="77777777" w:rsidR="009F15F3" w:rsidRDefault="00E73214">
            <w:r>
              <w:rPr>
                <w:b/>
                <w:bCs/>
                <w:color w:val="374151"/>
                <w:sz w:val="15"/>
                <w:szCs w:val="15"/>
              </w:rPr>
              <w:t>Neutral / Deep</w:t>
            </w:r>
          </w:p>
        </w:tc>
        <w:tc>
          <w:tcPr>
            <w:tcW w:w="2200" w:type="dxa"/>
            <w:tcBorders>
              <w:top w:val="single" w:sz="1" w:space="0" w:color="CBD5E1"/>
              <w:left w:val="single" w:sz="1" w:space="0" w:color="CBD5E1"/>
              <w:bottom w:val="single" w:sz="1" w:space="0" w:color="CBD5E1"/>
              <w:right w:val="single" w:sz="1" w:space="0" w:color="CBD5E1"/>
            </w:tcBorders>
          </w:tcPr>
          <w:p w14:paraId="169D939B" w14:textId="77777777" w:rsidR="009F15F3" w:rsidRDefault="00E73214">
            <w:r>
              <w:rPr>
                <w:rFonts w:ascii="Courier New" w:hAnsi="Courier New"/>
                <w:color w:val="374151"/>
                <w:sz w:val="15"/>
                <w:szCs w:val="15"/>
              </w:rPr>
              <w:t>#1C1917</w:t>
            </w:r>
          </w:p>
        </w:tc>
        <w:tc>
          <w:tcPr>
            <w:tcW w:w="1960" w:type="dxa"/>
            <w:tcBorders>
              <w:top w:val="single" w:sz="1" w:space="0" w:color="CBD5E1"/>
              <w:left w:val="single" w:sz="1" w:space="0" w:color="CBD5E1"/>
              <w:bottom w:val="single" w:sz="1" w:space="0" w:color="CBD5E1"/>
              <w:right w:val="single" w:sz="1" w:space="0" w:color="CBD5E1"/>
            </w:tcBorders>
          </w:tcPr>
          <w:p w14:paraId="36345250" w14:textId="77777777" w:rsidR="009F15F3" w:rsidRDefault="00E73214">
            <w:r>
              <w:rPr>
                <w:color w:val="374151"/>
                <w:sz w:val="15"/>
                <w:szCs w:val="15"/>
              </w:rPr>
              <w:t>Coffee Black</w:t>
            </w:r>
          </w:p>
        </w:tc>
        <w:tc>
          <w:tcPr>
            <w:tcW w:w="2800" w:type="dxa"/>
            <w:tcBorders>
              <w:top w:val="single" w:sz="1" w:space="0" w:color="CBD5E1"/>
              <w:left w:val="single" w:sz="1" w:space="0" w:color="CBD5E1"/>
              <w:bottom w:val="single" w:sz="1" w:space="0" w:color="CBD5E1"/>
              <w:right w:val="single" w:sz="1" w:space="0" w:color="CBD5E1"/>
            </w:tcBorders>
          </w:tcPr>
          <w:p w14:paraId="104698F6" w14:textId="77777777" w:rsidR="009F15F3" w:rsidRDefault="00E73214">
            <w:r>
              <w:rPr>
                <w:color w:val="374151"/>
                <w:sz w:val="15"/>
                <w:szCs w:val="15"/>
              </w:rPr>
              <w:t>Body text on cream</w:t>
            </w:r>
          </w:p>
        </w:tc>
      </w:tr>
      <w:tr w:rsidR="009F15F3" w14:paraId="5E2C2EA2"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284494D6" w14:textId="77777777" w:rsidR="009F15F3" w:rsidRDefault="00E73214">
            <w:r>
              <w:rPr>
                <w:b/>
                <w:bCs/>
                <w:color w:val="374151"/>
                <w:sz w:val="15"/>
                <w:szCs w:val="15"/>
              </w:rPr>
              <w:t>Gradient A</w:t>
            </w:r>
          </w:p>
        </w:tc>
        <w:tc>
          <w:tcPr>
            <w:tcW w:w="2200" w:type="dxa"/>
            <w:tcBorders>
              <w:top w:val="single" w:sz="1" w:space="0" w:color="CBD5E1"/>
              <w:left w:val="single" w:sz="1" w:space="0" w:color="CBD5E1"/>
              <w:bottom w:val="single" w:sz="1" w:space="0" w:color="CBD5E1"/>
              <w:right w:val="single" w:sz="1" w:space="0" w:color="CBD5E1"/>
            </w:tcBorders>
          </w:tcPr>
          <w:p w14:paraId="6A0EA2B1" w14:textId="77777777" w:rsidR="009F15F3" w:rsidRDefault="00E73214">
            <w:r>
              <w:rPr>
                <w:color w:val="374151"/>
                <w:sz w:val="15"/>
                <w:szCs w:val="15"/>
              </w:rPr>
              <w:t>linear-gradient(180deg, #FEF3C7 0%, #FAF5EB 100%)</w:t>
            </w:r>
          </w:p>
        </w:tc>
        <w:tc>
          <w:tcPr>
            <w:tcW w:w="1960" w:type="dxa"/>
            <w:tcBorders>
              <w:top w:val="single" w:sz="1" w:space="0" w:color="CBD5E1"/>
              <w:left w:val="single" w:sz="1" w:space="0" w:color="CBD5E1"/>
              <w:bottom w:val="single" w:sz="1" w:space="0" w:color="CBD5E1"/>
              <w:right w:val="single" w:sz="1" w:space="0" w:color="CBD5E1"/>
            </w:tcBorders>
          </w:tcPr>
          <w:p w14:paraId="4E844F0B" w14:textId="77777777" w:rsidR="009F15F3" w:rsidRDefault="00E73214">
            <w:r>
              <w:rPr>
                <w:color w:val="374151"/>
                <w:sz w:val="15"/>
                <w:szCs w:val="15"/>
              </w:rPr>
              <w:t>Cream Vertical Wash</w:t>
            </w:r>
          </w:p>
        </w:tc>
        <w:tc>
          <w:tcPr>
            <w:tcW w:w="2800" w:type="dxa"/>
            <w:tcBorders>
              <w:top w:val="single" w:sz="1" w:space="0" w:color="CBD5E1"/>
              <w:left w:val="single" w:sz="1" w:space="0" w:color="CBD5E1"/>
              <w:bottom w:val="single" w:sz="1" w:space="0" w:color="CBD5E1"/>
              <w:right w:val="single" w:sz="1" w:space="0" w:color="CBD5E1"/>
            </w:tcBorders>
          </w:tcPr>
          <w:p w14:paraId="44D944AB" w14:textId="77777777" w:rsidR="009F15F3" w:rsidRDefault="00E73214">
            <w:r>
              <w:rPr>
                <w:color w:val="374151"/>
                <w:sz w:val="15"/>
                <w:szCs w:val="15"/>
              </w:rPr>
              <w:t>Page base wash</w:t>
            </w:r>
          </w:p>
        </w:tc>
      </w:tr>
      <w:tr w:rsidR="009F15F3" w14:paraId="3CCF83E8"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6005E6E0" w14:textId="77777777" w:rsidR="009F15F3" w:rsidRDefault="00E73214">
            <w:r>
              <w:rPr>
                <w:b/>
                <w:bCs/>
                <w:color w:val="374151"/>
                <w:sz w:val="15"/>
                <w:szCs w:val="15"/>
              </w:rPr>
              <w:t>Gradient B</w:t>
            </w:r>
          </w:p>
        </w:tc>
        <w:tc>
          <w:tcPr>
            <w:tcW w:w="2200" w:type="dxa"/>
            <w:tcBorders>
              <w:top w:val="single" w:sz="1" w:space="0" w:color="CBD5E1"/>
              <w:left w:val="single" w:sz="1" w:space="0" w:color="CBD5E1"/>
              <w:bottom w:val="single" w:sz="1" w:space="0" w:color="CBD5E1"/>
              <w:right w:val="single" w:sz="1" w:space="0" w:color="CBD5E1"/>
            </w:tcBorders>
          </w:tcPr>
          <w:p w14:paraId="5D76FA09" w14:textId="77777777" w:rsidR="009F15F3" w:rsidRDefault="00E73214">
            <w:r>
              <w:rPr>
                <w:color w:val="374151"/>
                <w:sz w:val="15"/>
                <w:szCs w:val="15"/>
              </w:rPr>
              <w:t>linear-gradient(135deg, #C2410C 0%, #78350F 100%)</w:t>
            </w:r>
          </w:p>
        </w:tc>
        <w:tc>
          <w:tcPr>
            <w:tcW w:w="1960" w:type="dxa"/>
            <w:tcBorders>
              <w:top w:val="single" w:sz="1" w:space="0" w:color="CBD5E1"/>
              <w:left w:val="single" w:sz="1" w:space="0" w:color="CBD5E1"/>
              <w:bottom w:val="single" w:sz="1" w:space="0" w:color="CBD5E1"/>
              <w:right w:val="single" w:sz="1" w:space="0" w:color="CBD5E1"/>
            </w:tcBorders>
          </w:tcPr>
          <w:p w14:paraId="3863233B" w14:textId="77777777" w:rsidR="009F15F3" w:rsidRDefault="00E73214">
            <w:r>
              <w:rPr>
                <w:color w:val="374151"/>
                <w:sz w:val="15"/>
                <w:szCs w:val="15"/>
              </w:rPr>
              <w:t>Terracotta Diagonal</w:t>
            </w:r>
          </w:p>
        </w:tc>
        <w:tc>
          <w:tcPr>
            <w:tcW w:w="2800" w:type="dxa"/>
            <w:tcBorders>
              <w:top w:val="single" w:sz="1" w:space="0" w:color="CBD5E1"/>
              <w:left w:val="single" w:sz="1" w:space="0" w:color="CBD5E1"/>
              <w:bottom w:val="single" w:sz="1" w:space="0" w:color="CBD5E1"/>
              <w:right w:val="single" w:sz="1" w:space="0" w:color="CBD5E1"/>
            </w:tcBorders>
          </w:tcPr>
          <w:p w14:paraId="4E4B60DB" w14:textId="77777777" w:rsidR="009F15F3" w:rsidRDefault="00E73214">
            <w:r>
              <w:rPr>
                <w:color w:val="374151"/>
                <w:sz w:val="15"/>
                <w:szCs w:val="15"/>
              </w:rPr>
              <w:t>Block fills / CTA</w:t>
            </w:r>
          </w:p>
        </w:tc>
      </w:tr>
      <w:tr w:rsidR="009F15F3" w14:paraId="73548FDD"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000426AA" w14:textId="77777777" w:rsidR="009F15F3" w:rsidRDefault="00E73214">
            <w:r>
              <w:rPr>
                <w:b/>
                <w:bCs/>
                <w:color w:val="374151"/>
                <w:sz w:val="15"/>
                <w:szCs w:val="15"/>
              </w:rPr>
              <w:t>Shadow</w:t>
            </w:r>
          </w:p>
        </w:tc>
        <w:tc>
          <w:tcPr>
            <w:tcW w:w="2200" w:type="dxa"/>
            <w:tcBorders>
              <w:top w:val="single" w:sz="1" w:space="0" w:color="CBD5E1"/>
              <w:left w:val="single" w:sz="1" w:space="0" w:color="CBD5E1"/>
              <w:bottom w:val="single" w:sz="1" w:space="0" w:color="CBD5E1"/>
              <w:right w:val="single" w:sz="1" w:space="0" w:color="CBD5E1"/>
            </w:tcBorders>
          </w:tcPr>
          <w:p w14:paraId="3A4BF0E5" w14:textId="77777777" w:rsidR="009F15F3" w:rsidRDefault="00E73214">
            <w:r>
              <w:rPr>
                <w:color w:val="374151"/>
                <w:sz w:val="15"/>
                <w:szCs w:val="15"/>
              </w:rPr>
              <w:t>rgba(28, 25, 23, 0.08)</w:t>
            </w:r>
          </w:p>
        </w:tc>
        <w:tc>
          <w:tcPr>
            <w:tcW w:w="1960" w:type="dxa"/>
            <w:tcBorders>
              <w:top w:val="single" w:sz="1" w:space="0" w:color="CBD5E1"/>
              <w:left w:val="single" w:sz="1" w:space="0" w:color="CBD5E1"/>
              <w:bottom w:val="single" w:sz="1" w:space="0" w:color="CBD5E1"/>
              <w:right w:val="single" w:sz="1" w:space="0" w:color="CBD5E1"/>
            </w:tcBorders>
          </w:tcPr>
          <w:p w14:paraId="0E655052" w14:textId="77777777" w:rsidR="009F15F3" w:rsidRDefault="00E73214">
            <w:r>
              <w:rPr>
                <w:color w:val="374151"/>
                <w:sz w:val="15"/>
                <w:szCs w:val="15"/>
              </w:rPr>
              <w:t>Subtle Earth Shadow</w:t>
            </w:r>
          </w:p>
        </w:tc>
        <w:tc>
          <w:tcPr>
            <w:tcW w:w="2800" w:type="dxa"/>
            <w:tcBorders>
              <w:top w:val="single" w:sz="1" w:space="0" w:color="CBD5E1"/>
              <w:left w:val="single" w:sz="1" w:space="0" w:color="CBD5E1"/>
              <w:bottom w:val="single" w:sz="1" w:space="0" w:color="CBD5E1"/>
              <w:right w:val="single" w:sz="1" w:space="0" w:color="CBD5E1"/>
            </w:tcBorders>
          </w:tcPr>
          <w:p w14:paraId="5FC713EF" w14:textId="77777777" w:rsidR="009F15F3" w:rsidRDefault="00E73214">
            <w:r>
              <w:rPr>
                <w:color w:val="374151"/>
                <w:sz w:val="15"/>
                <w:szCs w:val="15"/>
              </w:rPr>
              <w:t>Card elevation only -- no drop shadow on text</w:t>
            </w:r>
          </w:p>
        </w:tc>
      </w:tr>
      <w:tr w:rsidR="009F15F3" w14:paraId="1F9561A3"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0E1FFB89" w14:textId="77777777" w:rsidR="009F15F3" w:rsidRDefault="00E73214">
            <w:r>
              <w:rPr>
                <w:b/>
                <w:bCs/>
                <w:color w:val="374151"/>
                <w:sz w:val="15"/>
                <w:szCs w:val="15"/>
              </w:rPr>
              <w:t>Grain Overlay</w:t>
            </w:r>
          </w:p>
        </w:tc>
        <w:tc>
          <w:tcPr>
            <w:tcW w:w="2200" w:type="dxa"/>
            <w:tcBorders>
              <w:top w:val="single" w:sz="1" w:space="0" w:color="CBD5E1"/>
              <w:left w:val="single" w:sz="1" w:space="0" w:color="CBD5E1"/>
              <w:bottom w:val="single" w:sz="1" w:space="0" w:color="CBD5E1"/>
              <w:right w:val="single" w:sz="1" w:space="0" w:color="CBD5E1"/>
            </w:tcBorders>
          </w:tcPr>
          <w:p w14:paraId="7C017FF9" w14:textId="77777777" w:rsidR="009F15F3" w:rsidRDefault="00E73214">
            <w:r>
              <w:rPr>
                <w:color w:val="374151"/>
                <w:sz w:val="15"/>
                <w:szCs w:val="15"/>
              </w:rPr>
              <w:t>paper-grain @ 12% opacity, multiply</w:t>
            </w:r>
          </w:p>
        </w:tc>
        <w:tc>
          <w:tcPr>
            <w:tcW w:w="1960" w:type="dxa"/>
            <w:tcBorders>
              <w:top w:val="single" w:sz="1" w:space="0" w:color="CBD5E1"/>
              <w:left w:val="single" w:sz="1" w:space="0" w:color="CBD5E1"/>
              <w:bottom w:val="single" w:sz="1" w:space="0" w:color="CBD5E1"/>
              <w:right w:val="single" w:sz="1" w:space="0" w:color="CBD5E1"/>
            </w:tcBorders>
          </w:tcPr>
          <w:p w14:paraId="60975F0D" w14:textId="77777777" w:rsidR="009F15F3" w:rsidRDefault="00E73214">
            <w:r>
              <w:rPr>
                <w:color w:val="374151"/>
                <w:sz w:val="15"/>
                <w:szCs w:val="15"/>
              </w:rPr>
              <w:t>Kraft Paper Texture</w:t>
            </w:r>
          </w:p>
        </w:tc>
        <w:tc>
          <w:tcPr>
            <w:tcW w:w="2800" w:type="dxa"/>
            <w:tcBorders>
              <w:top w:val="single" w:sz="1" w:space="0" w:color="CBD5E1"/>
              <w:left w:val="single" w:sz="1" w:space="0" w:color="CBD5E1"/>
              <w:bottom w:val="single" w:sz="1" w:space="0" w:color="CBD5E1"/>
              <w:right w:val="single" w:sz="1" w:space="0" w:color="CBD5E1"/>
            </w:tcBorders>
          </w:tcPr>
          <w:p w14:paraId="2A266FA2" w14:textId="77777777" w:rsidR="009F15F3" w:rsidRDefault="00E73214">
            <w:r>
              <w:rPr>
                <w:color w:val="374151"/>
                <w:sz w:val="15"/>
                <w:szCs w:val="15"/>
              </w:rPr>
              <w:t>Universal overlay across full canvas</w:t>
            </w:r>
          </w:p>
        </w:tc>
      </w:tr>
    </w:tbl>
    <w:p w14:paraId="40CF5E24" w14:textId="77777777" w:rsidR="009F15F3" w:rsidRDefault="009F15F3">
      <w:pPr>
        <w:spacing w:after="120"/>
      </w:pPr>
    </w:p>
    <w:p w14:paraId="6E5B6032" w14:textId="77777777" w:rsidR="009F15F3" w:rsidRDefault="00E73214">
      <w:pPr>
        <w:spacing w:before="200" w:after="60"/>
      </w:pPr>
      <w:r>
        <w:rPr>
          <w:b/>
          <w:bCs/>
          <w:color w:val="1E3A5F"/>
        </w:rPr>
        <w:t>2. Typography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400"/>
        <w:gridCol w:w="2000"/>
        <w:gridCol w:w="2760"/>
      </w:tblGrid>
      <w:tr w:rsidR="009F15F3" w14:paraId="1AF0CFAA" w14:textId="77777777">
        <w:tc>
          <w:tcPr>
            <w:tcW w:w="2200" w:type="dxa"/>
            <w:tcBorders>
              <w:top w:val="single" w:sz="4" w:space="0" w:color="94A3B8"/>
              <w:left w:val="single" w:sz="1" w:space="0" w:color="CBD5E1"/>
              <w:bottom w:val="single" w:sz="4" w:space="0" w:color="94A3B8"/>
              <w:right w:val="single" w:sz="1" w:space="0" w:color="CBD5E1"/>
            </w:tcBorders>
            <w:shd w:val="clear" w:color="auto" w:fill="FED7AA"/>
          </w:tcPr>
          <w:p w14:paraId="42864531" w14:textId="77777777" w:rsidR="009F15F3" w:rsidRDefault="00E73214">
            <w:r>
              <w:rPr>
                <w:b/>
                <w:bCs/>
                <w:color w:val="1E3A5F"/>
                <w:sz w:val="15"/>
                <w:szCs w:val="15"/>
              </w:rPr>
              <w:t>Role</w:t>
            </w:r>
          </w:p>
        </w:tc>
        <w:tc>
          <w:tcPr>
            <w:tcW w:w="2400" w:type="dxa"/>
            <w:tcBorders>
              <w:top w:val="single" w:sz="4" w:space="0" w:color="94A3B8"/>
              <w:left w:val="single" w:sz="1" w:space="0" w:color="CBD5E1"/>
              <w:bottom w:val="single" w:sz="4" w:space="0" w:color="94A3B8"/>
              <w:right w:val="single" w:sz="1" w:space="0" w:color="CBD5E1"/>
            </w:tcBorders>
            <w:shd w:val="clear" w:color="auto" w:fill="FED7AA"/>
          </w:tcPr>
          <w:p w14:paraId="3419395A" w14:textId="77777777" w:rsidR="009F15F3" w:rsidRDefault="00E73214">
            <w:r>
              <w:rPr>
                <w:b/>
                <w:bCs/>
                <w:color w:val="1E3A5F"/>
                <w:sz w:val="15"/>
                <w:szCs w:val="15"/>
              </w:rPr>
              <w:t>Font family</w:t>
            </w:r>
          </w:p>
        </w:tc>
        <w:tc>
          <w:tcPr>
            <w:tcW w:w="2000" w:type="dxa"/>
            <w:tcBorders>
              <w:top w:val="single" w:sz="4" w:space="0" w:color="94A3B8"/>
              <w:left w:val="single" w:sz="1" w:space="0" w:color="CBD5E1"/>
              <w:bottom w:val="single" w:sz="4" w:space="0" w:color="94A3B8"/>
              <w:right w:val="single" w:sz="1" w:space="0" w:color="CBD5E1"/>
            </w:tcBorders>
            <w:shd w:val="clear" w:color="auto" w:fill="FED7AA"/>
          </w:tcPr>
          <w:p w14:paraId="46B9EF49" w14:textId="77777777" w:rsidR="009F15F3" w:rsidRDefault="00E73214">
            <w:r>
              <w:rPr>
                <w:b/>
                <w:bCs/>
                <w:color w:val="1E3A5F"/>
                <w:sz w:val="15"/>
                <w:szCs w:val="15"/>
              </w:rPr>
              <w:t>Weight / size / tracking</w:t>
            </w:r>
          </w:p>
        </w:tc>
        <w:tc>
          <w:tcPr>
            <w:tcW w:w="2760" w:type="dxa"/>
            <w:tcBorders>
              <w:top w:val="single" w:sz="4" w:space="0" w:color="94A3B8"/>
              <w:left w:val="single" w:sz="1" w:space="0" w:color="CBD5E1"/>
              <w:bottom w:val="single" w:sz="4" w:space="0" w:color="94A3B8"/>
              <w:right w:val="single" w:sz="1" w:space="0" w:color="CBD5E1"/>
            </w:tcBorders>
            <w:shd w:val="clear" w:color="auto" w:fill="FED7AA"/>
          </w:tcPr>
          <w:p w14:paraId="661DA932" w14:textId="77777777" w:rsidR="009F15F3" w:rsidRDefault="00E73214">
            <w:r>
              <w:rPr>
                <w:b/>
                <w:bCs/>
                <w:color w:val="1E3A5F"/>
                <w:sz w:val="15"/>
                <w:szCs w:val="15"/>
              </w:rPr>
              <w:t>Use case</w:t>
            </w:r>
          </w:p>
        </w:tc>
      </w:tr>
      <w:tr w:rsidR="009F15F3" w14:paraId="3C2CBEA2" w14:textId="77777777">
        <w:tc>
          <w:tcPr>
            <w:tcW w:w="2200" w:type="dxa"/>
            <w:tcBorders>
              <w:top w:val="single" w:sz="1" w:space="0" w:color="CBD5E1"/>
              <w:left w:val="single" w:sz="1" w:space="0" w:color="CBD5E1"/>
              <w:bottom w:val="single" w:sz="1" w:space="0" w:color="CBD5E1"/>
              <w:right w:val="single" w:sz="1" w:space="0" w:color="CBD5E1"/>
            </w:tcBorders>
            <w:shd w:val="clear" w:color="auto" w:fill="FED7AA"/>
          </w:tcPr>
          <w:p w14:paraId="235B60D6" w14:textId="77777777" w:rsidR="009F15F3" w:rsidRDefault="00E73214">
            <w:r>
              <w:rPr>
                <w:b/>
                <w:bCs/>
                <w:color w:val="374151"/>
                <w:sz w:val="15"/>
                <w:szCs w:val="15"/>
              </w:rPr>
              <w:t>Display / Headline EN</w:t>
            </w:r>
          </w:p>
        </w:tc>
        <w:tc>
          <w:tcPr>
            <w:tcW w:w="2400" w:type="dxa"/>
            <w:tcBorders>
              <w:top w:val="single" w:sz="1" w:space="0" w:color="CBD5E1"/>
              <w:left w:val="single" w:sz="1" w:space="0" w:color="CBD5E1"/>
              <w:bottom w:val="single" w:sz="1" w:space="0" w:color="CBD5E1"/>
              <w:right w:val="single" w:sz="1" w:space="0" w:color="CBD5E1"/>
            </w:tcBorders>
          </w:tcPr>
          <w:p w14:paraId="039EAE70" w14:textId="77777777" w:rsidR="009F15F3" w:rsidRDefault="00E73214">
            <w:r>
              <w:rPr>
                <w:color w:val="374151"/>
                <w:sz w:val="15"/>
                <w:szCs w:val="15"/>
              </w:rPr>
              <w:t>Playfair Display SC</w:t>
            </w:r>
          </w:p>
        </w:tc>
        <w:tc>
          <w:tcPr>
            <w:tcW w:w="2000" w:type="dxa"/>
            <w:tcBorders>
              <w:top w:val="single" w:sz="1" w:space="0" w:color="CBD5E1"/>
              <w:left w:val="single" w:sz="1" w:space="0" w:color="CBD5E1"/>
              <w:bottom w:val="single" w:sz="1" w:space="0" w:color="CBD5E1"/>
              <w:right w:val="single" w:sz="1" w:space="0" w:color="CBD5E1"/>
            </w:tcBorders>
          </w:tcPr>
          <w:p w14:paraId="7996B71B" w14:textId="77777777" w:rsidR="009F15F3" w:rsidRDefault="00E73214">
            <w:r>
              <w:rPr>
                <w:color w:val="374151"/>
                <w:sz w:val="15"/>
                <w:szCs w:val="15"/>
              </w:rPr>
              <w:t>900 / 84-120px / -0.3px</w:t>
            </w:r>
          </w:p>
        </w:tc>
        <w:tc>
          <w:tcPr>
            <w:tcW w:w="2760" w:type="dxa"/>
            <w:tcBorders>
              <w:top w:val="single" w:sz="1" w:space="0" w:color="CBD5E1"/>
              <w:left w:val="single" w:sz="1" w:space="0" w:color="CBD5E1"/>
              <w:bottom w:val="single" w:sz="1" w:space="0" w:color="CBD5E1"/>
              <w:right w:val="single" w:sz="1" w:space="0" w:color="CBD5E1"/>
            </w:tcBorders>
          </w:tcPr>
          <w:p w14:paraId="25FB7E65" w14:textId="77777777" w:rsidR="009F15F3" w:rsidRDefault="00E73214">
            <w:r>
              <w:rPr>
                <w:color w:val="374151"/>
                <w:sz w:val="15"/>
                <w:szCs w:val="15"/>
              </w:rPr>
              <w:t>Editorial headline (Good Morning, Namaste)</w:t>
            </w:r>
          </w:p>
        </w:tc>
      </w:tr>
      <w:tr w:rsidR="009F15F3" w14:paraId="7D5255C6" w14:textId="77777777">
        <w:tc>
          <w:tcPr>
            <w:tcW w:w="2200" w:type="dxa"/>
            <w:tcBorders>
              <w:top w:val="single" w:sz="1" w:space="0" w:color="CBD5E1"/>
              <w:left w:val="single" w:sz="1" w:space="0" w:color="CBD5E1"/>
              <w:bottom w:val="single" w:sz="1" w:space="0" w:color="CBD5E1"/>
              <w:right w:val="single" w:sz="1" w:space="0" w:color="CBD5E1"/>
            </w:tcBorders>
            <w:shd w:val="clear" w:color="auto" w:fill="FED7AA"/>
          </w:tcPr>
          <w:p w14:paraId="1B9A33CE" w14:textId="77777777" w:rsidR="009F15F3" w:rsidRDefault="00E73214">
            <w:r>
              <w:rPr>
                <w:b/>
                <w:bCs/>
                <w:color w:val="374151"/>
                <w:sz w:val="15"/>
                <w:szCs w:val="15"/>
              </w:rPr>
              <w:t>Display / Headline HI</w:t>
            </w:r>
          </w:p>
        </w:tc>
        <w:tc>
          <w:tcPr>
            <w:tcW w:w="2400" w:type="dxa"/>
            <w:tcBorders>
              <w:top w:val="single" w:sz="1" w:space="0" w:color="CBD5E1"/>
              <w:left w:val="single" w:sz="1" w:space="0" w:color="CBD5E1"/>
              <w:bottom w:val="single" w:sz="1" w:space="0" w:color="CBD5E1"/>
              <w:right w:val="single" w:sz="1" w:space="0" w:color="CBD5E1"/>
            </w:tcBorders>
          </w:tcPr>
          <w:p w14:paraId="05C22F58" w14:textId="77777777" w:rsidR="009F15F3" w:rsidRDefault="00E73214">
            <w:r>
              <w:rPr>
                <w:color w:val="374151"/>
                <w:sz w:val="15"/>
                <w:szCs w:val="15"/>
              </w:rPr>
              <w:t>Tiro Devanagari Hindi</w:t>
            </w:r>
          </w:p>
        </w:tc>
        <w:tc>
          <w:tcPr>
            <w:tcW w:w="2000" w:type="dxa"/>
            <w:tcBorders>
              <w:top w:val="single" w:sz="1" w:space="0" w:color="CBD5E1"/>
              <w:left w:val="single" w:sz="1" w:space="0" w:color="CBD5E1"/>
              <w:bottom w:val="single" w:sz="1" w:space="0" w:color="CBD5E1"/>
              <w:right w:val="single" w:sz="1" w:space="0" w:color="CBD5E1"/>
            </w:tcBorders>
          </w:tcPr>
          <w:p w14:paraId="059EFDB7" w14:textId="77777777" w:rsidR="009F15F3" w:rsidRDefault="00E73214">
            <w:r>
              <w:rPr>
                <w:color w:val="374151"/>
                <w:sz w:val="15"/>
                <w:szCs w:val="15"/>
              </w:rPr>
              <w:t>400 / 72-104px / 0px</w:t>
            </w:r>
          </w:p>
        </w:tc>
        <w:tc>
          <w:tcPr>
            <w:tcW w:w="2760" w:type="dxa"/>
            <w:tcBorders>
              <w:top w:val="single" w:sz="1" w:space="0" w:color="CBD5E1"/>
              <w:left w:val="single" w:sz="1" w:space="0" w:color="CBD5E1"/>
              <w:bottom w:val="single" w:sz="1" w:space="0" w:color="CBD5E1"/>
              <w:right w:val="single" w:sz="1" w:space="0" w:color="CBD5E1"/>
            </w:tcBorders>
          </w:tcPr>
          <w:p w14:paraId="3F78188B" w14:textId="77777777" w:rsidR="009F15F3" w:rsidRDefault="00E73214">
            <w:r>
              <w:rPr>
                <w:color w:val="374151"/>
                <w:sz w:val="15"/>
                <w:szCs w:val="15"/>
              </w:rPr>
              <w:t>Devanagari editorial (सुप्रभात)</w:t>
            </w:r>
          </w:p>
        </w:tc>
      </w:tr>
      <w:tr w:rsidR="009F15F3" w14:paraId="4D446880" w14:textId="77777777">
        <w:tc>
          <w:tcPr>
            <w:tcW w:w="2200" w:type="dxa"/>
            <w:tcBorders>
              <w:top w:val="single" w:sz="1" w:space="0" w:color="CBD5E1"/>
              <w:left w:val="single" w:sz="1" w:space="0" w:color="CBD5E1"/>
              <w:bottom w:val="single" w:sz="1" w:space="0" w:color="CBD5E1"/>
              <w:right w:val="single" w:sz="1" w:space="0" w:color="CBD5E1"/>
            </w:tcBorders>
            <w:shd w:val="clear" w:color="auto" w:fill="FED7AA"/>
          </w:tcPr>
          <w:p w14:paraId="5AB17F7E" w14:textId="77777777" w:rsidR="009F15F3" w:rsidRDefault="00E73214">
            <w:r>
              <w:rPr>
                <w:b/>
                <w:bCs/>
                <w:color w:val="374151"/>
                <w:sz w:val="15"/>
                <w:szCs w:val="15"/>
              </w:rPr>
              <w:t>Serif / Subheadline</w:t>
            </w:r>
          </w:p>
        </w:tc>
        <w:tc>
          <w:tcPr>
            <w:tcW w:w="2400" w:type="dxa"/>
            <w:tcBorders>
              <w:top w:val="single" w:sz="1" w:space="0" w:color="CBD5E1"/>
              <w:left w:val="single" w:sz="1" w:space="0" w:color="CBD5E1"/>
              <w:bottom w:val="single" w:sz="1" w:space="0" w:color="CBD5E1"/>
              <w:right w:val="single" w:sz="1" w:space="0" w:color="CBD5E1"/>
            </w:tcBorders>
          </w:tcPr>
          <w:p w14:paraId="6674FAA2" w14:textId="77777777" w:rsidR="009F15F3" w:rsidRDefault="00E73214">
            <w:r>
              <w:rPr>
                <w:color w:val="374151"/>
                <w:sz w:val="15"/>
                <w:szCs w:val="15"/>
              </w:rPr>
              <w:t>Lora</w:t>
            </w:r>
          </w:p>
        </w:tc>
        <w:tc>
          <w:tcPr>
            <w:tcW w:w="2000" w:type="dxa"/>
            <w:tcBorders>
              <w:top w:val="single" w:sz="1" w:space="0" w:color="CBD5E1"/>
              <w:left w:val="single" w:sz="1" w:space="0" w:color="CBD5E1"/>
              <w:bottom w:val="single" w:sz="1" w:space="0" w:color="CBD5E1"/>
              <w:right w:val="single" w:sz="1" w:space="0" w:color="CBD5E1"/>
            </w:tcBorders>
          </w:tcPr>
          <w:p w14:paraId="30C00E57" w14:textId="77777777" w:rsidR="009F15F3" w:rsidRDefault="00E73214">
            <w:r>
              <w:rPr>
                <w:color w:val="374151"/>
                <w:sz w:val="15"/>
                <w:szCs w:val="15"/>
              </w:rPr>
              <w:t>500 / 32-48px / 0px</w:t>
            </w:r>
          </w:p>
        </w:tc>
        <w:tc>
          <w:tcPr>
            <w:tcW w:w="2760" w:type="dxa"/>
            <w:tcBorders>
              <w:top w:val="single" w:sz="1" w:space="0" w:color="CBD5E1"/>
              <w:left w:val="single" w:sz="1" w:space="0" w:color="CBD5E1"/>
              <w:bottom w:val="single" w:sz="1" w:space="0" w:color="CBD5E1"/>
              <w:right w:val="single" w:sz="1" w:space="0" w:color="CBD5E1"/>
            </w:tcBorders>
          </w:tcPr>
          <w:p w14:paraId="52F2F240" w14:textId="77777777" w:rsidR="009F15F3" w:rsidRDefault="00E73214">
            <w:r>
              <w:rPr>
                <w:color w:val="374151"/>
                <w:sz w:val="15"/>
                <w:szCs w:val="15"/>
              </w:rPr>
              <w:t>Tagline / sub-headline editorial body</w:t>
            </w:r>
          </w:p>
        </w:tc>
      </w:tr>
      <w:tr w:rsidR="009F15F3" w14:paraId="78AED56B" w14:textId="77777777">
        <w:tc>
          <w:tcPr>
            <w:tcW w:w="2200" w:type="dxa"/>
            <w:tcBorders>
              <w:top w:val="single" w:sz="1" w:space="0" w:color="CBD5E1"/>
              <w:left w:val="single" w:sz="1" w:space="0" w:color="CBD5E1"/>
              <w:bottom w:val="single" w:sz="1" w:space="0" w:color="CBD5E1"/>
              <w:right w:val="single" w:sz="1" w:space="0" w:color="CBD5E1"/>
            </w:tcBorders>
            <w:shd w:val="clear" w:color="auto" w:fill="FED7AA"/>
          </w:tcPr>
          <w:p w14:paraId="5469DBE1" w14:textId="77777777" w:rsidR="009F15F3" w:rsidRDefault="00E73214">
            <w:r>
              <w:rPr>
                <w:b/>
                <w:bCs/>
                <w:color w:val="374151"/>
                <w:sz w:val="15"/>
                <w:szCs w:val="15"/>
              </w:rPr>
              <w:t>Sans / Body</w:t>
            </w:r>
          </w:p>
        </w:tc>
        <w:tc>
          <w:tcPr>
            <w:tcW w:w="2400" w:type="dxa"/>
            <w:tcBorders>
              <w:top w:val="single" w:sz="1" w:space="0" w:color="CBD5E1"/>
              <w:left w:val="single" w:sz="1" w:space="0" w:color="CBD5E1"/>
              <w:bottom w:val="single" w:sz="1" w:space="0" w:color="CBD5E1"/>
              <w:right w:val="single" w:sz="1" w:space="0" w:color="CBD5E1"/>
            </w:tcBorders>
          </w:tcPr>
          <w:p w14:paraId="7C25175C" w14:textId="77777777" w:rsidR="009F15F3" w:rsidRDefault="00E73214">
            <w:r>
              <w:rPr>
                <w:color w:val="374151"/>
                <w:sz w:val="15"/>
                <w:szCs w:val="15"/>
              </w:rPr>
              <w:t>Inter</w:t>
            </w:r>
          </w:p>
        </w:tc>
        <w:tc>
          <w:tcPr>
            <w:tcW w:w="2000" w:type="dxa"/>
            <w:tcBorders>
              <w:top w:val="single" w:sz="1" w:space="0" w:color="CBD5E1"/>
              <w:left w:val="single" w:sz="1" w:space="0" w:color="CBD5E1"/>
              <w:bottom w:val="single" w:sz="1" w:space="0" w:color="CBD5E1"/>
              <w:right w:val="single" w:sz="1" w:space="0" w:color="CBD5E1"/>
            </w:tcBorders>
          </w:tcPr>
          <w:p w14:paraId="35FE0F58" w14:textId="77777777" w:rsidR="009F15F3" w:rsidRDefault="00E73214">
            <w:r>
              <w:rPr>
                <w:color w:val="374151"/>
                <w:sz w:val="15"/>
                <w:szCs w:val="15"/>
              </w:rPr>
              <w:t>500 / 18-24px / 0px</w:t>
            </w:r>
          </w:p>
        </w:tc>
        <w:tc>
          <w:tcPr>
            <w:tcW w:w="2760" w:type="dxa"/>
            <w:tcBorders>
              <w:top w:val="single" w:sz="1" w:space="0" w:color="CBD5E1"/>
              <w:left w:val="single" w:sz="1" w:space="0" w:color="CBD5E1"/>
              <w:bottom w:val="single" w:sz="1" w:space="0" w:color="CBD5E1"/>
              <w:right w:val="single" w:sz="1" w:space="0" w:color="CBD5E1"/>
            </w:tcBorders>
          </w:tcPr>
          <w:p w14:paraId="6E9F8499" w14:textId="77777777" w:rsidR="009F15F3" w:rsidRDefault="00E73214">
            <w:r>
              <w:rPr>
                <w:color w:val="374151"/>
                <w:sz w:val="15"/>
                <w:szCs w:val="15"/>
              </w:rPr>
              <w:t>Body text, quotes, caption</w:t>
            </w:r>
          </w:p>
        </w:tc>
      </w:tr>
      <w:tr w:rsidR="009F15F3" w14:paraId="5E13DFBA" w14:textId="77777777">
        <w:tc>
          <w:tcPr>
            <w:tcW w:w="2200" w:type="dxa"/>
            <w:tcBorders>
              <w:top w:val="single" w:sz="1" w:space="0" w:color="CBD5E1"/>
              <w:left w:val="single" w:sz="1" w:space="0" w:color="CBD5E1"/>
              <w:bottom w:val="single" w:sz="1" w:space="0" w:color="CBD5E1"/>
              <w:right w:val="single" w:sz="1" w:space="0" w:color="CBD5E1"/>
            </w:tcBorders>
            <w:shd w:val="clear" w:color="auto" w:fill="FED7AA"/>
          </w:tcPr>
          <w:p w14:paraId="663E6307" w14:textId="77777777" w:rsidR="009F15F3" w:rsidRDefault="00E73214">
            <w:r>
              <w:rPr>
                <w:b/>
                <w:bCs/>
                <w:color w:val="374151"/>
                <w:sz w:val="15"/>
                <w:szCs w:val="15"/>
              </w:rPr>
              <w:t>Sans / Meta</w:t>
            </w:r>
          </w:p>
        </w:tc>
        <w:tc>
          <w:tcPr>
            <w:tcW w:w="2400" w:type="dxa"/>
            <w:tcBorders>
              <w:top w:val="single" w:sz="1" w:space="0" w:color="CBD5E1"/>
              <w:left w:val="single" w:sz="1" w:space="0" w:color="CBD5E1"/>
              <w:bottom w:val="single" w:sz="1" w:space="0" w:color="CBD5E1"/>
              <w:right w:val="single" w:sz="1" w:space="0" w:color="CBD5E1"/>
            </w:tcBorders>
          </w:tcPr>
          <w:p w14:paraId="0269F8CF" w14:textId="77777777" w:rsidR="009F15F3" w:rsidRDefault="00E73214">
            <w:r>
              <w:rPr>
                <w:color w:val="374151"/>
                <w:sz w:val="15"/>
                <w:szCs w:val="15"/>
              </w:rPr>
              <w:t>Inter</w:t>
            </w:r>
          </w:p>
        </w:tc>
        <w:tc>
          <w:tcPr>
            <w:tcW w:w="2000" w:type="dxa"/>
            <w:tcBorders>
              <w:top w:val="single" w:sz="1" w:space="0" w:color="CBD5E1"/>
              <w:left w:val="single" w:sz="1" w:space="0" w:color="CBD5E1"/>
              <w:bottom w:val="single" w:sz="1" w:space="0" w:color="CBD5E1"/>
              <w:right w:val="single" w:sz="1" w:space="0" w:color="CBD5E1"/>
            </w:tcBorders>
          </w:tcPr>
          <w:p w14:paraId="367ADAF1" w14:textId="77777777" w:rsidR="009F15F3" w:rsidRDefault="00E73214">
            <w:r>
              <w:rPr>
                <w:color w:val="374151"/>
                <w:sz w:val="15"/>
                <w:szCs w:val="15"/>
              </w:rPr>
              <w:t>400 / 14-16px / 0.4px</w:t>
            </w:r>
          </w:p>
        </w:tc>
        <w:tc>
          <w:tcPr>
            <w:tcW w:w="2760" w:type="dxa"/>
            <w:tcBorders>
              <w:top w:val="single" w:sz="1" w:space="0" w:color="CBD5E1"/>
              <w:left w:val="single" w:sz="1" w:space="0" w:color="CBD5E1"/>
              <w:bottom w:val="single" w:sz="1" w:space="0" w:color="CBD5E1"/>
              <w:right w:val="single" w:sz="1" w:space="0" w:color="CBD5E1"/>
            </w:tcBorders>
          </w:tcPr>
          <w:p w14:paraId="222E1CCE" w14:textId="77777777" w:rsidR="009F15F3" w:rsidRDefault="00E73214">
            <w:r>
              <w:rPr>
                <w:color w:val="374151"/>
                <w:sz w:val="15"/>
                <w:szCs w:val="15"/>
              </w:rPr>
              <w:t>Date, author, small meta</w:t>
            </w:r>
          </w:p>
        </w:tc>
      </w:tr>
      <w:tr w:rsidR="009F15F3" w14:paraId="41EE756A" w14:textId="77777777">
        <w:tc>
          <w:tcPr>
            <w:tcW w:w="2200" w:type="dxa"/>
            <w:tcBorders>
              <w:top w:val="single" w:sz="1" w:space="0" w:color="CBD5E1"/>
              <w:left w:val="single" w:sz="1" w:space="0" w:color="CBD5E1"/>
              <w:bottom w:val="single" w:sz="1" w:space="0" w:color="CBD5E1"/>
              <w:right w:val="single" w:sz="1" w:space="0" w:color="CBD5E1"/>
            </w:tcBorders>
            <w:shd w:val="clear" w:color="auto" w:fill="FED7AA"/>
          </w:tcPr>
          <w:p w14:paraId="3B7ADB0E" w14:textId="77777777" w:rsidR="009F15F3" w:rsidRDefault="00E73214">
            <w:r>
              <w:rPr>
                <w:b/>
                <w:bCs/>
                <w:color w:val="374151"/>
                <w:sz w:val="15"/>
                <w:szCs w:val="15"/>
              </w:rPr>
              <w:t>Serif / Accent</w:t>
            </w:r>
          </w:p>
        </w:tc>
        <w:tc>
          <w:tcPr>
            <w:tcW w:w="2400" w:type="dxa"/>
            <w:tcBorders>
              <w:top w:val="single" w:sz="1" w:space="0" w:color="CBD5E1"/>
              <w:left w:val="single" w:sz="1" w:space="0" w:color="CBD5E1"/>
              <w:bottom w:val="single" w:sz="1" w:space="0" w:color="CBD5E1"/>
              <w:right w:val="single" w:sz="1" w:space="0" w:color="CBD5E1"/>
            </w:tcBorders>
          </w:tcPr>
          <w:p w14:paraId="733284EB" w14:textId="77777777" w:rsidR="009F15F3" w:rsidRDefault="00E73214">
            <w:r>
              <w:rPr>
                <w:color w:val="374151"/>
                <w:sz w:val="15"/>
                <w:szCs w:val="15"/>
              </w:rPr>
              <w:t>Fraunces</w:t>
            </w:r>
          </w:p>
        </w:tc>
        <w:tc>
          <w:tcPr>
            <w:tcW w:w="2000" w:type="dxa"/>
            <w:tcBorders>
              <w:top w:val="single" w:sz="1" w:space="0" w:color="CBD5E1"/>
              <w:left w:val="single" w:sz="1" w:space="0" w:color="CBD5E1"/>
              <w:bottom w:val="single" w:sz="1" w:space="0" w:color="CBD5E1"/>
              <w:right w:val="single" w:sz="1" w:space="0" w:color="CBD5E1"/>
            </w:tcBorders>
          </w:tcPr>
          <w:p w14:paraId="74222D98" w14:textId="77777777" w:rsidR="009F15F3" w:rsidRDefault="00E73214">
            <w:r>
              <w:rPr>
                <w:color w:val="374151"/>
                <w:sz w:val="15"/>
                <w:szCs w:val="15"/>
              </w:rPr>
              <w:t>500 opsz 144 / 40-60px</w:t>
            </w:r>
          </w:p>
        </w:tc>
        <w:tc>
          <w:tcPr>
            <w:tcW w:w="2760" w:type="dxa"/>
            <w:tcBorders>
              <w:top w:val="single" w:sz="1" w:space="0" w:color="CBD5E1"/>
              <w:left w:val="single" w:sz="1" w:space="0" w:color="CBD5E1"/>
              <w:bottom w:val="single" w:sz="1" w:space="0" w:color="CBD5E1"/>
              <w:right w:val="single" w:sz="1" w:space="0" w:color="CBD5E1"/>
            </w:tcBorders>
          </w:tcPr>
          <w:p w14:paraId="5E3C1495" w14:textId="77777777" w:rsidR="009F15F3" w:rsidRDefault="00E73214">
            <w:r>
              <w:rPr>
                <w:color w:val="374151"/>
                <w:sz w:val="15"/>
                <w:szCs w:val="15"/>
              </w:rPr>
              <w:t>Pull-quote or feature line</w:t>
            </w:r>
          </w:p>
        </w:tc>
      </w:tr>
      <w:tr w:rsidR="009F15F3" w14:paraId="6204072F" w14:textId="77777777">
        <w:tc>
          <w:tcPr>
            <w:tcW w:w="2200" w:type="dxa"/>
            <w:tcBorders>
              <w:top w:val="single" w:sz="1" w:space="0" w:color="CBD5E1"/>
              <w:left w:val="single" w:sz="1" w:space="0" w:color="CBD5E1"/>
              <w:bottom w:val="single" w:sz="1" w:space="0" w:color="CBD5E1"/>
              <w:right w:val="single" w:sz="1" w:space="0" w:color="CBD5E1"/>
            </w:tcBorders>
            <w:shd w:val="clear" w:color="auto" w:fill="FED7AA"/>
          </w:tcPr>
          <w:p w14:paraId="741B42D0" w14:textId="77777777" w:rsidR="009F15F3" w:rsidRDefault="00E73214">
            <w:r>
              <w:rPr>
                <w:b/>
                <w:bCs/>
                <w:color w:val="374151"/>
                <w:sz w:val="15"/>
                <w:szCs w:val="15"/>
              </w:rPr>
              <w:t>Mono / Numeric</w:t>
            </w:r>
          </w:p>
        </w:tc>
        <w:tc>
          <w:tcPr>
            <w:tcW w:w="2400" w:type="dxa"/>
            <w:tcBorders>
              <w:top w:val="single" w:sz="1" w:space="0" w:color="CBD5E1"/>
              <w:left w:val="single" w:sz="1" w:space="0" w:color="CBD5E1"/>
              <w:bottom w:val="single" w:sz="1" w:space="0" w:color="CBD5E1"/>
              <w:right w:val="single" w:sz="1" w:space="0" w:color="CBD5E1"/>
            </w:tcBorders>
          </w:tcPr>
          <w:p w14:paraId="54DF2790" w14:textId="77777777" w:rsidR="009F15F3" w:rsidRDefault="00E73214">
            <w:r>
              <w:rPr>
                <w:color w:val="374151"/>
                <w:sz w:val="15"/>
                <w:szCs w:val="15"/>
              </w:rPr>
              <w:t>IBM Plex Mono</w:t>
            </w:r>
          </w:p>
        </w:tc>
        <w:tc>
          <w:tcPr>
            <w:tcW w:w="2000" w:type="dxa"/>
            <w:tcBorders>
              <w:top w:val="single" w:sz="1" w:space="0" w:color="CBD5E1"/>
              <w:left w:val="single" w:sz="1" w:space="0" w:color="CBD5E1"/>
              <w:bottom w:val="single" w:sz="1" w:space="0" w:color="CBD5E1"/>
              <w:right w:val="single" w:sz="1" w:space="0" w:color="CBD5E1"/>
            </w:tcBorders>
          </w:tcPr>
          <w:p w14:paraId="0FFD9ED9" w14:textId="77777777" w:rsidR="009F15F3" w:rsidRDefault="00E73214">
            <w:r>
              <w:rPr>
                <w:color w:val="374151"/>
                <w:sz w:val="15"/>
                <w:szCs w:val="15"/>
              </w:rPr>
              <w:t>400 / 16-20px / 0.5px</w:t>
            </w:r>
          </w:p>
        </w:tc>
        <w:tc>
          <w:tcPr>
            <w:tcW w:w="2760" w:type="dxa"/>
            <w:tcBorders>
              <w:top w:val="single" w:sz="1" w:space="0" w:color="CBD5E1"/>
              <w:left w:val="single" w:sz="1" w:space="0" w:color="CBD5E1"/>
              <w:bottom w:val="single" w:sz="1" w:space="0" w:color="CBD5E1"/>
              <w:right w:val="single" w:sz="1" w:space="0" w:color="CBD5E1"/>
            </w:tcBorders>
          </w:tcPr>
          <w:p w14:paraId="0FC3B504" w14:textId="77777777" w:rsidR="009F15F3" w:rsidRDefault="00E73214">
            <w:r>
              <w:rPr>
                <w:color w:val="374151"/>
                <w:sz w:val="15"/>
                <w:szCs w:val="15"/>
              </w:rPr>
              <w:t>Date / time stamps</w:t>
            </w:r>
          </w:p>
        </w:tc>
      </w:tr>
      <w:tr w:rsidR="009F15F3" w14:paraId="07281CC4" w14:textId="77777777">
        <w:tc>
          <w:tcPr>
            <w:tcW w:w="2200" w:type="dxa"/>
            <w:tcBorders>
              <w:top w:val="single" w:sz="1" w:space="0" w:color="CBD5E1"/>
              <w:left w:val="single" w:sz="1" w:space="0" w:color="CBD5E1"/>
              <w:bottom w:val="single" w:sz="1" w:space="0" w:color="CBD5E1"/>
              <w:right w:val="single" w:sz="1" w:space="0" w:color="CBD5E1"/>
            </w:tcBorders>
            <w:shd w:val="clear" w:color="auto" w:fill="FED7AA"/>
          </w:tcPr>
          <w:p w14:paraId="4F9480C5" w14:textId="77777777" w:rsidR="009F15F3" w:rsidRDefault="00E73214">
            <w:r>
              <w:rPr>
                <w:b/>
                <w:bCs/>
                <w:color w:val="374151"/>
                <w:sz w:val="15"/>
                <w:szCs w:val="15"/>
              </w:rPr>
              <w:t>Treatments</w:t>
            </w:r>
          </w:p>
        </w:tc>
        <w:tc>
          <w:tcPr>
            <w:tcW w:w="2400" w:type="dxa"/>
            <w:tcBorders>
              <w:top w:val="single" w:sz="1" w:space="0" w:color="CBD5E1"/>
              <w:left w:val="single" w:sz="1" w:space="0" w:color="CBD5E1"/>
              <w:bottom w:val="single" w:sz="1" w:space="0" w:color="CBD5E1"/>
              <w:right w:val="single" w:sz="1" w:space="0" w:color="CBD5E1"/>
            </w:tcBorders>
          </w:tcPr>
          <w:p w14:paraId="0F1CF896" w14:textId="77777777" w:rsidR="009F15F3" w:rsidRDefault="00E73214">
            <w:r>
              <w:rPr>
                <w:color w:val="374151"/>
                <w:sz w:val="15"/>
                <w:szCs w:val="15"/>
              </w:rPr>
              <w:t>Allowed: flat text only, subtle letter-spacing, baseline underline. Forbidden: gradient, foil, glow, drop-shadow, emboss.</w:t>
            </w:r>
          </w:p>
        </w:tc>
        <w:tc>
          <w:tcPr>
            <w:tcW w:w="2000" w:type="dxa"/>
            <w:tcBorders>
              <w:top w:val="single" w:sz="1" w:space="0" w:color="CBD5E1"/>
              <w:left w:val="single" w:sz="1" w:space="0" w:color="CBD5E1"/>
              <w:bottom w:val="single" w:sz="1" w:space="0" w:color="CBD5E1"/>
              <w:right w:val="single" w:sz="1" w:space="0" w:color="CBD5E1"/>
            </w:tcBorders>
          </w:tcPr>
          <w:p w14:paraId="65793EFF" w14:textId="77777777" w:rsidR="009F15F3" w:rsidRDefault="009F15F3"/>
        </w:tc>
        <w:tc>
          <w:tcPr>
            <w:tcW w:w="2760" w:type="dxa"/>
            <w:tcBorders>
              <w:top w:val="single" w:sz="1" w:space="0" w:color="CBD5E1"/>
              <w:left w:val="single" w:sz="1" w:space="0" w:color="CBD5E1"/>
              <w:bottom w:val="single" w:sz="1" w:space="0" w:color="CBD5E1"/>
              <w:right w:val="single" w:sz="1" w:space="0" w:color="CBD5E1"/>
            </w:tcBorders>
          </w:tcPr>
          <w:p w14:paraId="7772B8CA" w14:textId="77777777" w:rsidR="009F15F3" w:rsidRDefault="009F15F3"/>
        </w:tc>
      </w:tr>
    </w:tbl>
    <w:p w14:paraId="28E43697" w14:textId="77777777" w:rsidR="009F15F3" w:rsidRDefault="009F15F3">
      <w:pPr>
        <w:spacing w:after="120"/>
      </w:pPr>
    </w:p>
    <w:p w14:paraId="560EF8D9" w14:textId="77777777" w:rsidR="009F15F3" w:rsidRDefault="00E73214">
      <w:pPr>
        <w:spacing w:before="200" w:after="60"/>
      </w:pPr>
      <w:r>
        <w:rPr>
          <w:b/>
          <w:bCs/>
          <w:color w:val="1E3A5F"/>
        </w:rPr>
        <w:t>3. Canvas &amp; Layout BRD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400"/>
        <w:gridCol w:w="3560"/>
      </w:tblGrid>
      <w:tr w:rsidR="009F15F3" w14:paraId="13D18A33" w14:textId="77777777">
        <w:tc>
          <w:tcPr>
            <w:tcW w:w="2400" w:type="dxa"/>
            <w:tcBorders>
              <w:top w:val="single" w:sz="4" w:space="0" w:color="94A3B8"/>
              <w:left w:val="single" w:sz="1" w:space="0" w:color="CBD5E1"/>
              <w:bottom w:val="single" w:sz="4" w:space="0" w:color="94A3B8"/>
              <w:right w:val="single" w:sz="1" w:space="0" w:color="CBD5E1"/>
            </w:tcBorders>
            <w:shd w:val="clear" w:color="auto" w:fill="FED7AA"/>
          </w:tcPr>
          <w:p w14:paraId="176D8D4D" w14:textId="77777777" w:rsidR="009F15F3" w:rsidRDefault="00E73214">
            <w:r>
              <w:rPr>
                <w:b/>
                <w:bCs/>
                <w:color w:val="1E3A5F"/>
                <w:sz w:val="15"/>
                <w:szCs w:val="15"/>
              </w:rPr>
              <w:t>Element</w:t>
            </w:r>
          </w:p>
        </w:tc>
        <w:tc>
          <w:tcPr>
            <w:tcW w:w="3400" w:type="dxa"/>
            <w:tcBorders>
              <w:top w:val="single" w:sz="4" w:space="0" w:color="94A3B8"/>
              <w:left w:val="single" w:sz="1" w:space="0" w:color="CBD5E1"/>
              <w:bottom w:val="single" w:sz="4" w:space="0" w:color="94A3B8"/>
              <w:right w:val="single" w:sz="1" w:space="0" w:color="CBD5E1"/>
            </w:tcBorders>
            <w:shd w:val="clear" w:color="auto" w:fill="FED7AA"/>
          </w:tcPr>
          <w:p w14:paraId="60D28F19" w14:textId="77777777" w:rsidR="009F15F3" w:rsidRDefault="00E73214">
            <w:r>
              <w:rPr>
                <w:b/>
                <w:bCs/>
                <w:color w:val="1E3A5F"/>
                <w:sz w:val="15"/>
                <w:szCs w:val="15"/>
              </w:rPr>
              <w:t>Specification</w:t>
            </w:r>
          </w:p>
        </w:tc>
        <w:tc>
          <w:tcPr>
            <w:tcW w:w="3560" w:type="dxa"/>
            <w:tcBorders>
              <w:top w:val="single" w:sz="4" w:space="0" w:color="94A3B8"/>
              <w:left w:val="single" w:sz="1" w:space="0" w:color="CBD5E1"/>
              <w:bottom w:val="single" w:sz="4" w:space="0" w:color="94A3B8"/>
              <w:right w:val="single" w:sz="1" w:space="0" w:color="CBD5E1"/>
            </w:tcBorders>
            <w:shd w:val="clear" w:color="auto" w:fill="FED7AA"/>
          </w:tcPr>
          <w:p w14:paraId="08C8A0E8" w14:textId="77777777" w:rsidR="009F15F3" w:rsidRDefault="00E73214">
            <w:r>
              <w:rPr>
                <w:b/>
                <w:bCs/>
                <w:color w:val="1E3A5F"/>
                <w:sz w:val="15"/>
                <w:szCs w:val="15"/>
              </w:rPr>
              <w:t>Rule / rationale</w:t>
            </w:r>
          </w:p>
        </w:tc>
      </w:tr>
      <w:tr w:rsidR="009F15F3" w14:paraId="7C07FC4A"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68AF768E" w14:textId="77777777" w:rsidR="009F15F3" w:rsidRDefault="00E73214">
            <w:r>
              <w:rPr>
                <w:b/>
                <w:bCs/>
                <w:color w:val="374151"/>
                <w:sz w:val="15"/>
                <w:szCs w:val="15"/>
              </w:rPr>
              <w:t>Canvas EG (portrait)</w:t>
            </w:r>
          </w:p>
        </w:tc>
        <w:tc>
          <w:tcPr>
            <w:tcW w:w="3400" w:type="dxa"/>
            <w:tcBorders>
              <w:top w:val="single" w:sz="1" w:space="0" w:color="CBD5E1"/>
              <w:left w:val="single" w:sz="1" w:space="0" w:color="CBD5E1"/>
              <w:bottom w:val="single" w:sz="1" w:space="0" w:color="CBD5E1"/>
              <w:right w:val="single" w:sz="1" w:space="0" w:color="CBD5E1"/>
            </w:tcBorders>
          </w:tcPr>
          <w:p w14:paraId="2E640FFC" w14:textId="77777777" w:rsidR="009F15F3" w:rsidRDefault="00E73214">
            <w:r>
              <w:rPr>
                <w:color w:val="374151"/>
                <w:sz w:val="15"/>
                <w:szCs w:val="15"/>
              </w:rPr>
              <w:t>1080 × 1920 px</w:t>
            </w:r>
          </w:p>
        </w:tc>
        <w:tc>
          <w:tcPr>
            <w:tcW w:w="3560" w:type="dxa"/>
            <w:tcBorders>
              <w:top w:val="single" w:sz="1" w:space="0" w:color="CBD5E1"/>
              <w:left w:val="single" w:sz="1" w:space="0" w:color="CBD5E1"/>
              <w:bottom w:val="single" w:sz="1" w:space="0" w:color="CBD5E1"/>
              <w:right w:val="single" w:sz="1" w:space="0" w:color="CBD5E1"/>
            </w:tcBorders>
          </w:tcPr>
          <w:p w14:paraId="4FC60DB0" w14:textId="77777777" w:rsidR="009F15F3" w:rsidRDefault="00E73214">
            <w:r>
              <w:rPr>
                <w:color w:val="374151"/>
                <w:sz w:val="15"/>
                <w:szCs w:val="15"/>
              </w:rPr>
              <w:t>Instagram Reels / Stories</w:t>
            </w:r>
          </w:p>
        </w:tc>
      </w:tr>
      <w:tr w:rsidR="009F15F3" w14:paraId="31F0D5EB"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59669D8A" w14:textId="77777777" w:rsidR="009F15F3" w:rsidRDefault="00E73214">
            <w:r>
              <w:rPr>
                <w:b/>
                <w:bCs/>
                <w:color w:val="374151"/>
                <w:sz w:val="15"/>
                <w:szCs w:val="15"/>
              </w:rPr>
              <w:t>Canvas Square</w:t>
            </w:r>
          </w:p>
        </w:tc>
        <w:tc>
          <w:tcPr>
            <w:tcW w:w="3400" w:type="dxa"/>
            <w:tcBorders>
              <w:top w:val="single" w:sz="1" w:space="0" w:color="CBD5E1"/>
              <w:left w:val="single" w:sz="1" w:space="0" w:color="CBD5E1"/>
              <w:bottom w:val="single" w:sz="1" w:space="0" w:color="CBD5E1"/>
              <w:right w:val="single" w:sz="1" w:space="0" w:color="CBD5E1"/>
            </w:tcBorders>
          </w:tcPr>
          <w:p w14:paraId="50B69E4F" w14:textId="77777777" w:rsidR="009F15F3" w:rsidRDefault="00E73214">
            <w:r>
              <w:rPr>
                <w:color w:val="374151"/>
                <w:sz w:val="15"/>
                <w:szCs w:val="15"/>
              </w:rPr>
              <w:t>1080 × 1080 px</w:t>
            </w:r>
          </w:p>
        </w:tc>
        <w:tc>
          <w:tcPr>
            <w:tcW w:w="3560" w:type="dxa"/>
            <w:tcBorders>
              <w:top w:val="single" w:sz="1" w:space="0" w:color="CBD5E1"/>
              <w:left w:val="single" w:sz="1" w:space="0" w:color="CBD5E1"/>
              <w:bottom w:val="single" w:sz="1" w:space="0" w:color="CBD5E1"/>
              <w:right w:val="single" w:sz="1" w:space="0" w:color="CBD5E1"/>
            </w:tcBorders>
          </w:tcPr>
          <w:p w14:paraId="08E41B1D" w14:textId="77777777" w:rsidR="009F15F3" w:rsidRDefault="00E73214">
            <w:r>
              <w:rPr>
                <w:color w:val="374151"/>
                <w:sz w:val="15"/>
                <w:szCs w:val="15"/>
              </w:rPr>
              <w:t>Feed posts</w:t>
            </w:r>
          </w:p>
        </w:tc>
      </w:tr>
      <w:tr w:rsidR="009F15F3" w14:paraId="353EFBED"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7F4B5C8D" w14:textId="77777777" w:rsidR="009F15F3" w:rsidRDefault="00E73214">
            <w:r>
              <w:rPr>
                <w:b/>
                <w:bCs/>
                <w:color w:val="374151"/>
                <w:sz w:val="15"/>
                <w:szCs w:val="15"/>
              </w:rPr>
              <w:t>Canvas Portrait 4:5</w:t>
            </w:r>
          </w:p>
        </w:tc>
        <w:tc>
          <w:tcPr>
            <w:tcW w:w="3400" w:type="dxa"/>
            <w:tcBorders>
              <w:top w:val="single" w:sz="1" w:space="0" w:color="CBD5E1"/>
              <w:left w:val="single" w:sz="1" w:space="0" w:color="CBD5E1"/>
              <w:bottom w:val="single" w:sz="1" w:space="0" w:color="CBD5E1"/>
              <w:right w:val="single" w:sz="1" w:space="0" w:color="CBD5E1"/>
            </w:tcBorders>
          </w:tcPr>
          <w:p w14:paraId="092A98AB" w14:textId="77777777" w:rsidR="009F15F3" w:rsidRDefault="00E73214">
            <w:r>
              <w:rPr>
                <w:color w:val="374151"/>
                <w:sz w:val="15"/>
                <w:szCs w:val="15"/>
              </w:rPr>
              <w:t>1080 × 1350 px</w:t>
            </w:r>
          </w:p>
        </w:tc>
        <w:tc>
          <w:tcPr>
            <w:tcW w:w="3560" w:type="dxa"/>
            <w:tcBorders>
              <w:top w:val="single" w:sz="1" w:space="0" w:color="CBD5E1"/>
              <w:left w:val="single" w:sz="1" w:space="0" w:color="CBD5E1"/>
              <w:bottom w:val="single" w:sz="1" w:space="0" w:color="CBD5E1"/>
              <w:right w:val="single" w:sz="1" w:space="0" w:color="CBD5E1"/>
            </w:tcBorders>
          </w:tcPr>
          <w:p w14:paraId="422F8CF2" w14:textId="77777777" w:rsidR="009F15F3" w:rsidRDefault="00E73214">
            <w:r>
              <w:rPr>
                <w:color w:val="374151"/>
                <w:sz w:val="15"/>
                <w:szCs w:val="15"/>
              </w:rPr>
              <w:t>Editorial feed</w:t>
            </w:r>
          </w:p>
        </w:tc>
      </w:tr>
      <w:tr w:rsidR="009F15F3" w14:paraId="601341F7"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4C538F09" w14:textId="77777777" w:rsidR="009F15F3" w:rsidRDefault="00E73214">
            <w:r>
              <w:rPr>
                <w:b/>
                <w:bCs/>
                <w:color w:val="374151"/>
                <w:sz w:val="15"/>
                <w:szCs w:val="15"/>
              </w:rPr>
              <w:t>Safe Margin</w:t>
            </w:r>
          </w:p>
        </w:tc>
        <w:tc>
          <w:tcPr>
            <w:tcW w:w="3400" w:type="dxa"/>
            <w:tcBorders>
              <w:top w:val="single" w:sz="1" w:space="0" w:color="CBD5E1"/>
              <w:left w:val="single" w:sz="1" w:space="0" w:color="CBD5E1"/>
              <w:bottom w:val="single" w:sz="1" w:space="0" w:color="CBD5E1"/>
              <w:right w:val="single" w:sz="1" w:space="0" w:color="CBD5E1"/>
            </w:tcBorders>
          </w:tcPr>
          <w:p w14:paraId="3CA3213D" w14:textId="77777777" w:rsidR="009F15F3" w:rsidRDefault="00E73214">
            <w:r>
              <w:rPr>
                <w:color w:val="374151"/>
                <w:sz w:val="15"/>
                <w:szCs w:val="15"/>
              </w:rPr>
              <w:t>108 px all sides (10% of width)</w:t>
            </w:r>
          </w:p>
        </w:tc>
        <w:tc>
          <w:tcPr>
            <w:tcW w:w="3560" w:type="dxa"/>
            <w:tcBorders>
              <w:top w:val="single" w:sz="1" w:space="0" w:color="CBD5E1"/>
              <w:left w:val="single" w:sz="1" w:space="0" w:color="CBD5E1"/>
              <w:bottom w:val="single" w:sz="1" w:space="0" w:color="CBD5E1"/>
              <w:right w:val="single" w:sz="1" w:space="0" w:color="CBD5E1"/>
            </w:tcBorders>
          </w:tcPr>
          <w:p w14:paraId="593EFA40" w14:textId="77777777" w:rsidR="009F15F3" w:rsidRDefault="00E73214">
            <w:r>
              <w:rPr>
                <w:color w:val="374151"/>
                <w:sz w:val="15"/>
                <w:szCs w:val="15"/>
              </w:rPr>
              <w:t>Generous margin is part of the aesthetic</w:t>
            </w:r>
          </w:p>
        </w:tc>
      </w:tr>
      <w:tr w:rsidR="009F15F3" w14:paraId="02FFB6F2"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5DD67CF7" w14:textId="77777777" w:rsidR="009F15F3" w:rsidRDefault="00E73214">
            <w:r>
              <w:rPr>
                <w:b/>
                <w:bCs/>
                <w:color w:val="374151"/>
                <w:sz w:val="15"/>
                <w:szCs w:val="15"/>
              </w:rPr>
              <w:t>Headline Zone</w:t>
            </w:r>
          </w:p>
        </w:tc>
        <w:tc>
          <w:tcPr>
            <w:tcW w:w="3400" w:type="dxa"/>
            <w:tcBorders>
              <w:top w:val="single" w:sz="1" w:space="0" w:color="CBD5E1"/>
              <w:left w:val="single" w:sz="1" w:space="0" w:color="CBD5E1"/>
              <w:bottom w:val="single" w:sz="1" w:space="0" w:color="CBD5E1"/>
              <w:right w:val="single" w:sz="1" w:space="0" w:color="CBD5E1"/>
            </w:tcBorders>
          </w:tcPr>
          <w:p w14:paraId="08850094" w14:textId="77777777" w:rsidR="009F15F3" w:rsidRDefault="00E73214">
            <w:r>
              <w:rPr>
                <w:color w:val="374151"/>
                <w:sz w:val="15"/>
                <w:szCs w:val="15"/>
              </w:rPr>
              <w:t>Top 40% left-aligned OR bottom 25% left-aligned</w:t>
            </w:r>
          </w:p>
        </w:tc>
        <w:tc>
          <w:tcPr>
            <w:tcW w:w="3560" w:type="dxa"/>
            <w:tcBorders>
              <w:top w:val="single" w:sz="1" w:space="0" w:color="CBD5E1"/>
              <w:left w:val="single" w:sz="1" w:space="0" w:color="CBD5E1"/>
              <w:bottom w:val="single" w:sz="1" w:space="0" w:color="CBD5E1"/>
              <w:right w:val="single" w:sz="1" w:space="0" w:color="CBD5E1"/>
            </w:tcBorders>
          </w:tcPr>
          <w:p w14:paraId="7173D001" w14:textId="77777777" w:rsidR="009F15F3" w:rsidRDefault="00E73214">
            <w:r>
              <w:rPr>
                <w:color w:val="374151"/>
                <w:sz w:val="15"/>
                <w:szCs w:val="15"/>
              </w:rPr>
              <w:t>Editorial left-rail layout preferred</w:t>
            </w:r>
          </w:p>
        </w:tc>
      </w:tr>
      <w:tr w:rsidR="009F15F3" w14:paraId="4CC35F38"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271A09B4" w14:textId="77777777" w:rsidR="009F15F3" w:rsidRDefault="00E73214">
            <w:r>
              <w:rPr>
                <w:b/>
                <w:bCs/>
                <w:color w:val="374151"/>
                <w:sz w:val="15"/>
                <w:szCs w:val="15"/>
              </w:rPr>
              <w:t>Subject Focal Point</w:t>
            </w:r>
          </w:p>
        </w:tc>
        <w:tc>
          <w:tcPr>
            <w:tcW w:w="3400" w:type="dxa"/>
            <w:tcBorders>
              <w:top w:val="single" w:sz="1" w:space="0" w:color="CBD5E1"/>
              <w:left w:val="single" w:sz="1" w:space="0" w:color="CBD5E1"/>
              <w:bottom w:val="single" w:sz="1" w:space="0" w:color="CBD5E1"/>
              <w:right w:val="single" w:sz="1" w:space="0" w:color="CBD5E1"/>
            </w:tcBorders>
          </w:tcPr>
          <w:p w14:paraId="2CF3032E" w14:textId="77777777" w:rsidR="009F15F3" w:rsidRDefault="00E73214">
            <w:r>
              <w:rPr>
                <w:color w:val="374151"/>
                <w:sz w:val="15"/>
                <w:szCs w:val="15"/>
              </w:rPr>
              <w:t>Rule-of-thirds lower-left (Tx=360, Ty=1280) for natural photo composition</w:t>
            </w:r>
          </w:p>
        </w:tc>
        <w:tc>
          <w:tcPr>
            <w:tcW w:w="3560" w:type="dxa"/>
            <w:tcBorders>
              <w:top w:val="single" w:sz="1" w:space="0" w:color="CBD5E1"/>
              <w:left w:val="single" w:sz="1" w:space="0" w:color="CBD5E1"/>
              <w:bottom w:val="single" w:sz="1" w:space="0" w:color="CBD5E1"/>
              <w:right w:val="single" w:sz="1" w:space="0" w:color="CBD5E1"/>
            </w:tcBorders>
          </w:tcPr>
          <w:p w14:paraId="01CDBC74" w14:textId="77777777" w:rsidR="009F15F3" w:rsidRDefault="009F15F3"/>
        </w:tc>
      </w:tr>
      <w:tr w:rsidR="009F15F3" w14:paraId="2533A365"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7E28C035" w14:textId="77777777" w:rsidR="009F15F3" w:rsidRDefault="00E73214">
            <w:r>
              <w:rPr>
                <w:b/>
                <w:bCs/>
                <w:color w:val="374151"/>
                <w:sz w:val="15"/>
                <w:szCs w:val="15"/>
              </w:rPr>
              <w:t>Brand Mark Zone</w:t>
            </w:r>
          </w:p>
        </w:tc>
        <w:tc>
          <w:tcPr>
            <w:tcW w:w="3400" w:type="dxa"/>
            <w:tcBorders>
              <w:top w:val="single" w:sz="1" w:space="0" w:color="CBD5E1"/>
              <w:left w:val="single" w:sz="1" w:space="0" w:color="CBD5E1"/>
              <w:bottom w:val="single" w:sz="1" w:space="0" w:color="CBD5E1"/>
              <w:right w:val="single" w:sz="1" w:space="0" w:color="CBD5E1"/>
            </w:tcBorders>
          </w:tcPr>
          <w:p w14:paraId="7C62B26D" w14:textId="77777777" w:rsidR="009F15F3" w:rsidRDefault="00E73214">
            <w:r>
              <w:rPr>
                <w:color w:val="374151"/>
                <w:sz w:val="15"/>
                <w:szCs w:val="15"/>
              </w:rPr>
              <w:t>Top-left corner, 28×28px, 60px margin, 100% opacity coffee-black mark</w:t>
            </w:r>
          </w:p>
        </w:tc>
        <w:tc>
          <w:tcPr>
            <w:tcW w:w="3560" w:type="dxa"/>
            <w:tcBorders>
              <w:top w:val="single" w:sz="1" w:space="0" w:color="CBD5E1"/>
              <w:left w:val="single" w:sz="1" w:space="0" w:color="CBD5E1"/>
              <w:bottom w:val="single" w:sz="1" w:space="0" w:color="CBD5E1"/>
              <w:right w:val="single" w:sz="1" w:space="0" w:color="CBD5E1"/>
            </w:tcBorders>
          </w:tcPr>
          <w:p w14:paraId="7164057E" w14:textId="77777777" w:rsidR="009F15F3" w:rsidRDefault="009F15F3"/>
        </w:tc>
      </w:tr>
      <w:tr w:rsidR="009F15F3" w14:paraId="39695640"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49100D77" w14:textId="77777777" w:rsidR="009F15F3" w:rsidRDefault="00E73214">
            <w:r>
              <w:rPr>
                <w:b/>
                <w:bCs/>
                <w:color w:val="374151"/>
                <w:sz w:val="15"/>
                <w:szCs w:val="15"/>
              </w:rPr>
              <w:t>Divider Line</w:t>
            </w:r>
          </w:p>
        </w:tc>
        <w:tc>
          <w:tcPr>
            <w:tcW w:w="3400" w:type="dxa"/>
            <w:tcBorders>
              <w:top w:val="single" w:sz="1" w:space="0" w:color="CBD5E1"/>
              <w:left w:val="single" w:sz="1" w:space="0" w:color="CBD5E1"/>
              <w:bottom w:val="single" w:sz="1" w:space="0" w:color="CBD5E1"/>
              <w:right w:val="single" w:sz="1" w:space="0" w:color="CBD5E1"/>
            </w:tcBorders>
          </w:tcPr>
          <w:p w14:paraId="07E17BC8" w14:textId="77777777" w:rsidR="009F15F3" w:rsidRDefault="00E73214">
            <w:r>
              <w:rPr>
                <w:color w:val="374151"/>
                <w:sz w:val="15"/>
                <w:szCs w:val="15"/>
              </w:rPr>
              <w:t>1px solid #78350F, 320px long, appears between headline and subhead</w:t>
            </w:r>
          </w:p>
        </w:tc>
        <w:tc>
          <w:tcPr>
            <w:tcW w:w="3560" w:type="dxa"/>
            <w:tcBorders>
              <w:top w:val="single" w:sz="1" w:space="0" w:color="CBD5E1"/>
              <w:left w:val="single" w:sz="1" w:space="0" w:color="CBD5E1"/>
              <w:bottom w:val="single" w:sz="1" w:space="0" w:color="CBD5E1"/>
              <w:right w:val="single" w:sz="1" w:space="0" w:color="CBD5E1"/>
            </w:tcBorders>
          </w:tcPr>
          <w:p w14:paraId="70564A32" w14:textId="77777777" w:rsidR="009F15F3" w:rsidRDefault="00E73214">
            <w:r>
              <w:rPr>
                <w:color w:val="374151"/>
                <w:sz w:val="15"/>
                <w:szCs w:val="15"/>
              </w:rPr>
              <w:t>Editorial rule</w:t>
            </w:r>
          </w:p>
        </w:tc>
      </w:tr>
      <w:tr w:rsidR="009F15F3" w14:paraId="71103A9F"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191EB948" w14:textId="77777777" w:rsidR="009F15F3" w:rsidRDefault="00E73214">
            <w:r>
              <w:rPr>
                <w:b/>
                <w:bCs/>
                <w:color w:val="374151"/>
                <w:sz w:val="15"/>
                <w:szCs w:val="15"/>
              </w:rPr>
              <w:lastRenderedPageBreak/>
              <w:t>Text Card</w:t>
            </w:r>
          </w:p>
        </w:tc>
        <w:tc>
          <w:tcPr>
            <w:tcW w:w="3400" w:type="dxa"/>
            <w:tcBorders>
              <w:top w:val="single" w:sz="1" w:space="0" w:color="CBD5E1"/>
              <w:left w:val="single" w:sz="1" w:space="0" w:color="CBD5E1"/>
              <w:bottom w:val="single" w:sz="1" w:space="0" w:color="CBD5E1"/>
              <w:right w:val="single" w:sz="1" w:space="0" w:color="CBD5E1"/>
            </w:tcBorders>
          </w:tcPr>
          <w:p w14:paraId="4AB6C570" w14:textId="77777777" w:rsidR="009F15F3" w:rsidRDefault="00E73214">
            <w:r>
              <w:rPr>
                <w:color w:val="374151"/>
                <w:sz w:val="15"/>
                <w:szCs w:val="15"/>
              </w:rPr>
              <w:t>Warm Cream #FEF3C7 at 92% opacity, no blur, 24px inset padding</w:t>
            </w:r>
          </w:p>
        </w:tc>
        <w:tc>
          <w:tcPr>
            <w:tcW w:w="3560" w:type="dxa"/>
            <w:tcBorders>
              <w:top w:val="single" w:sz="1" w:space="0" w:color="CBD5E1"/>
              <w:left w:val="single" w:sz="1" w:space="0" w:color="CBD5E1"/>
              <w:bottom w:val="single" w:sz="1" w:space="0" w:color="CBD5E1"/>
              <w:right w:val="single" w:sz="1" w:space="0" w:color="CBD5E1"/>
            </w:tcBorders>
          </w:tcPr>
          <w:p w14:paraId="60C14210" w14:textId="77777777" w:rsidR="009F15F3" w:rsidRDefault="00E73214">
            <w:r>
              <w:rPr>
                <w:color w:val="374151"/>
                <w:sz w:val="15"/>
                <w:szCs w:val="15"/>
              </w:rPr>
              <w:t>Only if absolutely needed</w:t>
            </w:r>
          </w:p>
        </w:tc>
      </w:tr>
      <w:tr w:rsidR="009F15F3" w14:paraId="6A96EAB9"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16A5EBA9" w14:textId="77777777" w:rsidR="009F15F3" w:rsidRDefault="00E73214">
            <w:r>
              <w:rPr>
                <w:b/>
                <w:bCs/>
                <w:color w:val="374151"/>
                <w:sz w:val="15"/>
                <w:szCs w:val="15"/>
              </w:rPr>
              <w:t>Spacing / Baseline</w:t>
            </w:r>
          </w:p>
        </w:tc>
        <w:tc>
          <w:tcPr>
            <w:tcW w:w="3400" w:type="dxa"/>
            <w:tcBorders>
              <w:top w:val="single" w:sz="1" w:space="0" w:color="CBD5E1"/>
              <w:left w:val="single" w:sz="1" w:space="0" w:color="CBD5E1"/>
              <w:bottom w:val="single" w:sz="1" w:space="0" w:color="CBD5E1"/>
              <w:right w:val="single" w:sz="1" w:space="0" w:color="CBD5E1"/>
            </w:tcBorders>
          </w:tcPr>
          <w:p w14:paraId="764E7CA5" w14:textId="77777777" w:rsidR="009F15F3" w:rsidRDefault="00E73214">
            <w:r>
              <w:rPr>
                <w:color w:val="374151"/>
                <w:sz w:val="15"/>
                <w:szCs w:val="15"/>
              </w:rPr>
              <w:t>8px grid, 24px gutters (generous)</w:t>
            </w:r>
          </w:p>
        </w:tc>
        <w:tc>
          <w:tcPr>
            <w:tcW w:w="3560" w:type="dxa"/>
            <w:tcBorders>
              <w:top w:val="single" w:sz="1" w:space="0" w:color="CBD5E1"/>
              <w:left w:val="single" w:sz="1" w:space="0" w:color="CBD5E1"/>
              <w:bottom w:val="single" w:sz="1" w:space="0" w:color="CBD5E1"/>
              <w:right w:val="single" w:sz="1" w:space="0" w:color="CBD5E1"/>
            </w:tcBorders>
          </w:tcPr>
          <w:p w14:paraId="3C10C65E" w14:textId="77777777" w:rsidR="009F15F3" w:rsidRDefault="009F15F3"/>
        </w:tc>
      </w:tr>
    </w:tbl>
    <w:p w14:paraId="3AB7AE99" w14:textId="77777777" w:rsidR="009F15F3" w:rsidRDefault="009F15F3">
      <w:pPr>
        <w:spacing w:after="120"/>
      </w:pPr>
    </w:p>
    <w:p w14:paraId="33B1F2EF" w14:textId="77777777" w:rsidR="009F15F3" w:rsidRDefault="00E73214">
      <w:pPr>
        <w:spacing w:before="200" w:after="60"/>
      </w:pPr>
      <w:r>
        <w:rPr>
          <w:b/>
          <w:bCs/>
          <w:color w:val="1E3A5F"/>
        </w:rPr>
        <w:t>4. Rendering Pipeline &amp; Prompt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400"/>
        <w:gridCol w:w="2560"/>
      </w:tblGrid>
      <w:tr w:rsidR="009F15F3" w14:paraId="5524E036" w14:textId="77777777">
        <w:tc>
          <w:tcPr>
            <w:tcW w:w="2400" w:type="dxa"/>
            <w:tcBorders>
              <w:top w:val="single" w:sz="4" w:space="0" w:color="94A3B8"/>
              <w:left w:val="single" w:sz="1" w:space="0" w:color="CBD5E1"/>
              <w:bottom w:val="single" w:sz="4" w:space="0" w:color="94A3B8"/>
              <w:right w:val="single" w:sz="1" w:space="0" w:color="CBD5E1"/>
            </w:tcBorders>
            <w:shd w:val="clear" w:color="auto" w:fill="FED7AA"/>
          </w:tcPr>
          <w:p w14:paraId="4CC17C03" w14:textId="77777777" w:rsidR="009F15F3" w:rsidRDefault="00E73214">
            <w:r>
              <w:rPr>
                <w:b/>
                <w:bCs/>
                <w:color w:val="1E3A5F"/>
                <w:sz w:val="15"/>
                <w:szCs w:val="15"/>
              </w:rPr>
              <w:t>Stage</w:t>
            </w:r>
          </w:p>
        </w:tc>
        <w:tc>
          <w:tcPr>
            <w:tcW w:w="4400" w:type="dxa"/>
            <w:tcBorders>
              <w:top w:val="single" w:sz="4" w:space="0" w:color="94A3B8"/>
              <w:left w:val="single" w:sz="1" w:space="0" w:color="CBD5E1"/>
              <w:bottom w:val="single" w:sz="4" w:space="0" w:color="94A3B8"/>
              <w:right w:val="single" w:sz="1" w:space="0" w:color="CBD5E1"/>
            </w:tcBorders>
            <w:shd w:val="clear" w:color="auto" w:fill="FED7AA"/>
          </w:tcPr>
          <w:p w14:paraId="35BF59FB" w14:textId="77777777" w:rsidR="009F15F3" w:rsidRDefault="00E73214">
            <w:r>
              <w:rPr>
                <w:b/>
                <w:bCs/>
                <w:color w:val="1E3A5F"/>
                <w:sz w:val="15"/>
                <w:szCs w:val="15"/>
              </w:rPr>
              <w:t>Spec / value</w:t>
            </w:r>
          </w:p>
        </w:tc>
        <w:tc>
          <w:tcPr>
            <w:tcW w:w="2560" w:type="dxa"/>
            <w:tcBorders>
              <w:top w:val="single" w:sz="4" w:space="0" w:color="94A3B8"/>
              <w:left w:val="single" w:sz="1" w:space="0" w:color="CBD5E1"/>
              <w:bottom w:val="single" w:sz="4" w:space="0" w:color="94A3B8"/>
              <w:right w:val="single" w:sz="1" w:space="0" w:color="CBD5E1"/>
            </w:tcBorders>
            <w:shd w:val="clear" w:color="auto" w:fill="FED7AA"/>
          </w:tcPr>
          <w:p w14:paraId="08EBB253" w14:textId="77777777" w:rsidR="009F15F3" w:rsidRDefault="00E73214">
            <w:r>
              <w:rPr>
                <w:b/>
                <w:bCs/>
                <w:color w:val="1E3A5F"/>
                <w:sz w:val="15"/>
                <w:szCs w:val="15"/>
              </w:rPr>
              <w:t>Purpose</w:t>
            </w:r>
          </w:p>
        </w:tc>
      </w:tr>
      <w:tr w:rsidR="009F15F3" w14:paraId="7A8CB0A6"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02BA4B17" w14:textId="77777777" w:rsidR="009F15F3" w:rsidRDefault="00E73214">
            <w:r>
              <w:rPr>
                <w:b/>
                <w:bCs/>
                <w:color w:val="374151"/>
                <w:sz w:val="15"/>
                <w:szCs w:val="15"/>
              </w:rPr>
              <w:t>Primary Model</w:t>
            </w:r>
          </w:p>
        </w:tc>
        <w:tc>
          <w:tcPr>
            <w:tcW w:w="4400" w:type="dxa"/>
            <w:tcBorders>
              <w:top w:val="single" w:sz="1" w:space="0" w:color="CBD5E1"/>
              <w:left w:val="single" w:sz="1" w:space="0" w:color="CBD5E1"/>
              <w:bottom w:val="single" w:sz="1" w:space="0" w:color="CBD5E1"/>
              <w:right w:val="single" w:sz="1" w:space="0" w:color="CBD5E1"/>
            </w:tcBorders>
          </w:tcPr>
          <w:p w14:paraId="3FDF722B" w14:textId="77777777" w:rsidR="009F15F3" w:rsidRDefault="00E73214">
            <w:r>
              <w:rPr>
                <w:color w:val="374151"/>
                <w:sz w:val="15"/>
                <w:szCs w:val="15"/>
              </w:rPr>
              <w:t>SDXL + LoRA 'editorial-earthy-v1'</w:t>
            </w:r>
          </w:p>
        </w:tc>
        <w:tc>
          <w:tcPr>
            <w:tcW w:w="2560" w:type="dxa"/>
            <w:tcBorders>
              <w:top w:val="single" w:sz="1" w:space="0" w:color="CBD5E1"/>
              <w:left w:val="single" w:sz="1" w:space="0" w:color="CBD5E1"/>
              <w:bottom w:val="single" w:sz="1" w:space="0" w:color="CBD5E1"/>
              <w:right w:val="single" w:sz="1" w:space="0" w:color="CBD5E1"/>
            </w:tcBorders>
          </w:tcPr>
          <w:p w14:paraId="7A2BBA08" w14:textId="77777777" w:rsidR="009F15F3" w:rsidRDefault="00E73214">
            <w:r>
              <w:rPr>
                <w:color w:val="374151"/>
                <w:sz w:val="15"/>
                <w:szCs w:val="15"/>
              </w:rPr>
              <w:t>Controlled muted output</w:t>
            </w:r>
          </w:p>
        </w:tc>
      </w:tr>
      <w:tr w:rsidR="009F15F3" w14:paraId="7ED053A3"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0261D827" w14:textId="77777777" w:rsidR="009F15F3" w:rsidRDefault="00E73214">
            <w:r>
              <w:rPr>
                <w:b/>
                <w:bCs/>
                <w:color w:val="374151"/>
                <w:sz w:val="15"/>
                <w:szCs w:val="15"/>
              </w:rPr>
              <w:t>Secondary Model</w:t>
            </w:r>
          </w:p>
        </w:tc>
        <w:tc>
          <w:tcPr>
            <w:tcW w:w="4400" w:type="dxa"/>
            <w:tcBorders>
              <w:top w:val="single" w:sz="1" w:space="0" w:color="CBD5E1"/>
              <w:left w:val="single" w:sz="1" w:space="0" w:color="CBD5E1"/>
              <w:bottom w:val="single" w:sz="1" w:space="0" w:color="CBD5E1"/>
              <w:right w:val="single" w:sz="1" w:space="0" w:color="CBD5E1"/>
            </w:tcBorders>
          </w:tcPr>
          <w:p w14:paraId="7EAE0FC7" w14:textId="77777777" w:rsidR="009F15F3" w:rsidRDefault="00E73214">
            <w:r>
              <w:rPr>
                <w:color w:val="374151"/>
                <w:sz w:val="15"/>
                <w:szCs w:val="15"/>
              </w:rPr>
              <w:t>Midjourney v6.1 --style raw</w:t>
            </w:r>
          </w:p>
        </w:tc>
        <w:tc>
          <w:tcPr>
            <w:tcW w:w="2560" w:type="dxa"/>
            <w:tcBorders>
              <w:top w:val="single" w:sz="1" w:space="0" w:color="CBD5E1"/>
              <w:left w:val="single" w:sz="1" w:space="0" w:color="CBD5E1"/>
              <w:bottom w:val="single" w:sz="1" w:space="0" w:color="CBD5E1"/>
              <w:right w:val="single" w:sz="1" w:space="0" w:color="CBD5E1"/>
            </w:tcBorders>
          </w:tcPr>
          <w:p w14:paraId="76A04DA9" w14:textId="77777777" w:rsidR="009F15F3" w:rsidRDefault="00E73214">
            <w:r>
              <w:rPr>
                <w:color w:val="374151"/>
                <w:sz w:val="15"/>
                <w:szCs w:val="15"/>
              </w:rPr>
              <w:t>For photography-style subject shots</w:t>
            </w:r>
          </w:p>
        </w:tc>
      </w:tr>
      <w:tr w:rsidR="009F15F3" w14:paraId="0F763564"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19258F2D" w14:textId="77777777" w:rsidR="009F15F3" w:rsidRDefault="00E73214">
            <w:r>
              <w:rPr>
                <w:b/>
                <w:bCs/>
                <w:color w:val="374151"/>
                <w:sz w:val="15"/>
                <w:szCs w:val="15"/>
              </w:rPr>
              <w:t>MJ Flags</w:t>
            </w:r>
          </w:p>
        </w:tc>
        <w:tc>
          <w:tcPr>
            <w:tcW w:w="4400" w:type="dxa"/>
            <w:tcBorders>
              <w:top w:val="single" w:sz="1" w:space="0" w:color="CBD5E1"/>
              <w:left w:val="single" w:sz="1" w:space="0" w:color="CBD5E1"/>
              <w:bottom w:val="single" w:sz="1" w:space="0" w:color="CBD5E1"/>
              <w:right w:val="single" w:sz="1" w:space="0" w:color="CBD5E1"/>
            </w:tcBorders>
          </w:tcPr>
          <w:p w14:paraId="50F267AC" w14:textId="77777777" w:rsidR="009F15F3" w:rsidRDefault="00E73214">
            <w:r>
              <w:rPr>
                <w:color w:val="374151"/>
                <w:sz w:val="15"/>
                <w:szCs w:val="15"/>
              </w:rPr>
              <w:t>--ar 9:16 --s 50 --style raw --chaos 0 --stylize 50</w:t>
            </w:r>
          </w:p>
        </w:tc>
        <w:tc>
          <w:tcPr>
            <w:tcW w:w="2560" w:type="dxa"/>
            <w:tcBorders>
              <w:top w:val="single" w:sz="1" w:space="0" w:color="CBD5E1"/>
              <w:left w:val="single" w:sz="1" w:space="0" w:color="CBD5E1"/>
              <w:bottom w:val="single" w:sz="1" w:space="0" w:color="CBD5E1"/>
              <w:right w:val="single" w:sz="1" w:space="0" w:color="CBD5E1"/>
            </w:tcBorders>
          </w:tcPr>
          <w:p w14:paraId="7E7FFF68" w14:textId="77777777" w:rsidR="009F15F3" w:rsidRDefault="00E73214">
            <w:r>
              <w:rPr>
                <w:color w:val="374151"/>
                <w:sz w:val="15"/>
                <w:szCs w:val="15"/>
              </w:rPr>
              <w:t>Low style pressure, raw photo mode</w:t>
            </w:r>
          </w:p>
        </w:tc>
      </w:tr>
      <w:tr w:rsidR="009F15F3" w14:paraId="536A26EC"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44EAF380" w14:textId="77777777" w:rsidR="009F15F3" w:rsidRDefault="00E73214">
            <w:r>
              <w:rPr>
                <w:b/>
                <w:bCs/>
                <w:color w:val="374151"/>
                <w:sz w:val="15"/>
                <w:szCs w:val="15"/>
              </w:rPr>
              <w:t>Style Prefix</w:t>
            </w:r>
          </w:p>
        </w:tc>
        <w:tc>
          <w:tcPr>
            <w:tcW w:w="4400" w:type="dxa"/>
            <w:tcBorders>
              <w:top w:val="single" w:sz="1" w:space="0" w:color="CBD5E1"/>
              <w:left w:val="single" w:sz="1" w:space="0" w:color="CBD5E1"/>
              <w:bottom w:val="single" w:sz="1" w:space="0" w:color="CBD5E1"/>
              <w:right w:val="single" w:sz="1" w:space="0" w:color="CBD5E1"/>
            </w:tcBorders>
          </w:tcPr>
          <w:p w14:paraId="048C5BDB" w14:textId="77777777" w:rsidR="009F15F3" w:rsidRDefault="00E73214">
            <w:r>
              <w:rPr>
                <w:color w:val="374151"/>
                <w:sz w:val="15"/>
                <w:szCs w:val="15"/>
              </w:rPr>
              <w:t>"editorial indian photography, natural morning light, terracotta and ochre palette, paper texture overlay, understated elegance, documentary tone,"</w:t>
            </w:r>
          </w:p>
        </w:tc>
        <w:tc>
          <w:tcPr>
            <w:tcW w:w="2560" w:type="dxa"/>
            <w:tcBorders>
              <w:top w:val="single" w:sz="1" w:space="0" w:color="CBD5E1"/>
              <w:left w:val="single" w:sz="1" w:space="0" w:color="CBD5E1"/>
              <w:bottom w:val="single" w:sz="1" w:space="0" w:color="CBD5E1"/>
              <w:right w:val="single" w:sz="1" w:space="0" w:color="CBD5E1"/>
            </w:tcBorders>
          </w:tcPr>
          <w:p w14:paraId="17AC98AF" w14:textId="77777777" w:rsidR="009F15F3" w:rsidRDefault="009F15F3"/>
        </w:tc>
      </w:tr>
      <w:tr w:rsidR="009F15F3" w14:paraId="74B9D188"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2A64122A" w14:textId="77777777" w:rsidR="009F15F3" w:rsidRDefault="00E73214">
            <w:r>
              <w:rPr>
                <w:b/>
                <w:bCs/>
                <w:color w:val="374151"/>
                <w:sz w:val="15"/>
                <w:szCs w:val="15"/>
              </w:rPr>
              <w:t>Style Suffix</w:t>
            </w:r>
          </w:p>
        </w:tc>
        <w:tc>
          <w:tcPr>
            <w:tcW w:w="4400" w:type="dxa"/>
            <w:tcBorders>
              <w:top w:val="single" w:sz="1" w:space="0" w:color="CBD5E1"/>
              <w:left w:val="single" w:sz="1" w:space="0" w:color="CBD5E1"/>
              <w:bottom w:val="single" w:sz="1" w:space="0" w:color="CBD5E1"/>
              <w:right w:val="single" w:sz="1" w:space="0" w:color="CBD5E1"/>
            </w:tcBorders>
          </w:tcPr>
          <w:p w14:paraId="5C199459" w14:textId="77777777" w:rsidR="009F15F3" w:rsidRDefault="00E73214">
            <w:r>
              <w:rPr>
                <w:color w:val="374151"/>
                <w:sz w:val="15"/>
                <w:szCs w:val="15"/>
              </w:rPr>
              <w:t>"muted warm tones, matte finish, slight paper grain, handcrafted feel, restrained composition --no foil, sparkle, neon, ornate, bright saturated"</w:t>
            </w:r>
          </w:p>
        </w:tc>
        <w:tc>
          <w:tcPr>
            <w:tcW w:w="2560" w:type="dxa"/>
            <w:tcBorders>
              <w:top w:val="single" w:sz="1" w:space="0" w:color="CBD5E1"/>
              <w:left w:val="single" w:sz="1" w:space="0" w:color="CBD5E1"/>
              <w:bottom w:val="single" w:sz="1" w:space="0" w:color="CBD5E1"/>
              <w:right w:val="single" w:sz="1" w:space="0" w:color="CBD5E1"/>
            </w:tcBorders>
          </w:tcPr>
          <w:p w14:paraId="5C5CF1EC" w14:textId="77777777" w:rsidR="009F15F3" w:rsidRDefault="009F15F3"/>
        </w:tc>
      </w:tr>
      <w:tr w:rsidR="009F15F3" w14:paraId="36ECE470"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17A856B4" w14:textId="77777777" w:rsidR="009F15F3" w:rsidRDefault="00E73214">
            <w:r>
              <w:rPr>
                <w:b/>
                <w:bCs/>
                <w:color w:val="374151"/>
                <w:sz w:val="15"/>
                <w:szCs w:val="15"/>
              </w:rPr>
              <w:t>Negative Prompt</w:t>
            </w:r>
          </w:p>
        </w:tc>
        <w:tc>
          <w:tcPr>
            <w:tcW w:w="4400" w:type="dxa"/>
            <w:tcBorders>
              <w:top w:val="single" w:sz="1" w:space="0" w:color="CBD5E1"/>
              <w:left w:val="single" w:sz="1" w:space="0" w:color="CBD5E1"/>
              <w:bottom w:val="single" w:sz="1" w:space="0" w:color="CBD5E1"/>
              <w:right w:val="single" w:sz="1" w:space="0" w:color="CBD5E1"/>
            </w:tcBorders>
          </w:tcPr>
          <w:p w14:paraId="3012FA74" w14:textId="77777777" w:rsidR="009F15F3" w:rsidRDefault="00E73214">
            <w:r>
              <w:rPr>
                <w:color w:val="374151"/>
                <w:sz w:val="15"/>
                <w:szCs w:val="15"/>
              </w:rPr>
              <w:t>foil, sparkle, neon, ornate, maximalist, saturated, bollywood kitsch, wedding catalogue, gradient background, metallic, shiny</w:t>
            </w:r>
          </w:p>
        </w:tc>
        <w:tc>
          <w:tcPr>
            <w:tcW w:w="2560" w:type="dxa"/>
            <w:tcBorders>
              <w:top w:val="single" w:sz="1" w:space="0" w:color="CBD5E1"/>
              <w:left w:val="single" w:sz="1" w:space="0" w:color="CBD5E1"/>
              <w:bottom w:val="single" w:sz="1" w:space="0" w:color="CBD5E1"/>
              <w:right w:val="single" w:sz="1" w:space="0" w:color="CBD5E1"/>
            </w:tcBorders>
          </w:tcPr>
          <w:p w14:paraId="631EFD6B" w14:textId="77777777" w:rsidR="009F15F3" w:rsidRDefault="009F15F3"/>
        </w:tc>
      </w:tr>
      <w:tr w:rsidR="009F15F3" w14:paraId="2AB2780E"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39046C1D" w14:textId="77777777" w:rsidR="009F15F3" w:rsidRDefault="00E73214">
            <w:r>
              <w:rPr>
                <w:b/>
                <w:bCs/>
                <w:color w:val="374151"/>
                <w:sz w:val="15"/>
                <w:szCs w:val="15"/>
              </w:rPr>
              <w:t>Post-process 1</w:t>
            </w:r>
          </w:p>
        </w:tc>
        <w:tc>
          <w:tcPr>
            <w:tcW w:w="4400" w:type="dxa"/>
            <w:tcBorders>
              <w:top w:val="single" w:sz="1" w:space="0" w:color="CBD5E1"/>
              <w:left w:val="single" w:sz="1" w:space="0" w:color="CBD5E1"/>
              <w:bottom w:val="single" w:sz="1" w:space="0" w:color="CBD5E1"/>
              <w:right w:val="single" w:sz="1" w:space="0" w:color="CBD5E1"/>
            </w:tcBorders>
          </w:tcPr>
          <w:p w14:paraId="79B45CB0" w14:textId="77777777" w:rsidR="009F15F3" w:rsidRDefault="00E73214">
            <w:r>
              <w:rPr>
                <w:color w:val="374151"/>
                <w:sz w:val="15"/>
                <w:szCs w:val="15"/>
              </w:rPr>
              <w:t>Paper grain overlay (Kraft paper texture) at 12% opacity, multiply blend</w:t>
            </w:r>
          </w:p>
        </w:tc>
        <w:tc>
          <w:tcPr>
            <w:tcW w:w="2560" w:type="dxa"/>
            <w:tcBorders>
              <w:top w:val="single" w:sz="1" w:space="0" w:color="CBD5E1"/>
              <w:left w:val="single" w:sz="1" w:space="0" w:color="CBD5E1"/>
              <w:bottom w:val="single" w:sz="1" w:space="0" w:color="CBD5E1"/>
              <w:right w:val="single" w:sz="1" w:space="0" w:color="CBD5E1"/>
            </w:tcBorders>
          </w:tcPr>
          <w:p w14:paraId="1754C912" w14:textId="77777777" w:rsidR="009F15F3" w:rsidRDefault="00E73214">
            <w:r>
              <w:rPr>
                <w:color w:val="374151"/>
                <w:sz w:val="15"/>
                <w:szCs w:val="15"/>
              </w:rPr>
              <w:t>Universal</w:t>
            </w:r>
          </w:p>
        </w:tc>
      </w:tr>
      <w:tr w:rsidR="009F15F3" w14:paraId="08DEAB2C"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1BB473A0" w14:textId="77777777" w:rsidR="009F15F3" w:rsidRDefault="00E73214">
            <w:r>
              <w:rPr>
                <w:b/>
                <w:bCs/>
                <w:color w:val="374151"/>
                <w:sz w:val="15"/>
                <w:szCs w:val="15"/>
              </w:rPr>
              <w:t>Post-process 2</w:t>
            </w:r>
          </w:p>
        </w:tc>
        <w:tc>
          <w:tcPr>
            <w:tcW w:w="4400" w:type="dxa"/>
            <w:tcBorders>
              <w:top w:val="single" w:sz="1" w:space="0" w:color="CBD5E1"/>
              <w:left w:val="single" w:sz="1" w:space="0" w:color="CBD5E1"/>
              <w:bottom w:val="single" w:sz="1" w:space="0" w:color="CBD5E1"/>
              <w:right w:val="single" w:sz="1" w:space="0" w:color="CBD5E1"/>
            </w:tcBorders>
          </w:tcPr>
          <w:p w14:paraId="74C47FFD" w14:textId="77777777" w:rsidR="009F15F3" w:rsidRDefault="00E73214">
            <w:r>
              <w:rPr>
                <w:color w:val="374151"/>
                <w:sz w:val="15"/>
                <w:szCs w:val="15"/>
              </w:rPr>
              <w:t>Subtle warm colour-grade LUT (shift highlights +8° warm, shadows +3° warm)</w:t>
            </w:r>
          </w:p>
        </w:tc>
        <w:tc>
          <w:tcPr>
            <w:tcW w:w="2560" w:type="dxa"/>
            <w:tcBorders>
              <w:top w:val="single" w:sz="1" w:space="0" w:color="CBD5E1"/>
              <w:left w:val="single" w:sz="1" w:space="0" w:color="CBD5E1"/>
              <w:bottom w:val="single" w:sz="1" w:space="0" w:color="CBD5E1"/>
              <w:right w:val="single" w:sz="1" w:space="0" w:color="CBD5E1"/>
            </w:tcBorders>
          </w:tcPr>
          <w:p w14:paraId="316EF5F6" w14:textId="77777777" w:rsidR="009F15F3" w:rsidRDefault="009F15F3"/>
        </w:tc>
      </w:tr>
      <w:tr w:rsidR="009F15F3" w14:paraId="1213A2C4"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6159716D" w14:textId="77777777" w:rsidR="009F15F3" w:rsidRDefault="00E73214">
            <w:r>
              <w:rPr>
                <w:b/>
                <w:bCs/>
                <w:color w:val="374151"/>
                <w:sz w:val="15"/>
                <w:szCs w:val="15"/>
              </w:rPr>
              <w:t>Post-process 3</w:t>
            </w:r>
          </w:p>
        </w:tc>
        <w:tc>
          <w:tcPr>
            <w:tcW w:w="4400" w:type="dxa"/>
            <w:tcBorders>
              <w:top w:val="single" w:sz="1" w:space="0" w:color="CBD5E1"/>
              <w:left w:val="single" w:sz="1" w:space="0" w:color="CBD5E1"/>
              <w:bottom w:val="single" w:sz="1" w:space="0" w:color="CBD5E1"/>
              <w:right w:val="single" w:sz="1" w:space="0" w:color="CBD5E1"/>
            </w:tcBorders>
          </w:tcPr>
          <w:p w14:paraId="3F615683" w14:textId="77777777" w:rsidR="009F15F3" w:rsidRDefault="00E73214">
            <w:r>
              <w:rPr>
                <w:color w:val="374151"/>
                <w:sz w:val="15"/>
                <w:szCs w:val="15"/>
              </w:rPr>
              <w:t>Soft matte haze (lift blacks +6, compress highlights -4)</w:t>
            </w:r>
          </w:p>
        </w:tc>
        <w:tc>
          <w:tcPr>
            <w:tcW w:w="2560" w:type="dxa"/>
            <w:tcBorders>
              <w:top w:val="single" w:sz="1" w:space="0" w:color="CBD5E1"/>
              <w:left w:val="single" w:sz="1" w:space="0" w:color="CBD5E1"/>
              <w:bottom w:val="single" w:sz="1" w:space="0" w:color="CBD5E1"/>
              <w:right w:val="single" w:sz="1" w:space="0" w:color="CBD5E1"/>
            </w:tcBorders>
          </w:tcPr>
          <w:p w14:paraId="1440B95B" w14:textId="77777777" w:rsidR="009F15F3" w:rsidRDefault="00E73214">
            <w:r>
              <w:rPr>
                <w:color w:val="374151"/>
                <w:sz w:val="15"/>
                <w:szCs w:val="15"/>
              </w:rPr>
              <w:t>Film-emulation gentle</w:t>
            </w:r>
          </w:p>
        </w:tc>
      </w:tr>
      <w:tr w:rsidR="009F15F3" w14:paraId="53D224EF"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1657F05A" w14:textId="77777777" w:rsidR="009F15F3" w:rsidRDefault="00E73214">
            <w:r>
              <w:rPr>
                <w:b/>
                <w:bCs/>
                <w:color w:val="374151"/>
                <w:sz w:val="15"/>
                <w:szCs w:val="15"/>
              </w:rPr>
              <w:t>Post-process 4</w:t>
            </w:r>
          </w:p>
        </w:tc>
        <w:tc>
          <w:tcPr>
            <w:tcW w:w="4400" w:type="dxa"/>
            <w:tcBorders>
              <w:top w:val="single" w:sz="1" w:space="0" w:color="CBD5E1"/>
              <w:left w:val="single" w:sz="1" w:space="0" w:color="CBD5E1"/>
              <w:bottom w:val="single" w:sz="1" w:space="0" w:color="CBD5E1"/>
              <w:right w:val="single" w:sz="1" w:space="0" w:color="CBD5E1"/>
            </w:tcBorders>
          </w:tcPr>
          <w:p w14:paraId="46AC7A8C" w14:textId="77777777" w:rsidR="009F15F3" w:rsidRDefault="00E73214">
            <w:r>
              <w:rPr>
                <w:color w:val="374151"/>
                <w:sz w:val="15"/>
                <w:szCs w:val="15"/>
              </w:rPr>
              <w:t>No grain (covered by paper texture already)</w:t>
            </w:r>
          </w:p>
        </w:tc>
        <w:tc>
          <w:tcPr>
            <w:tcW w:w="2560" w:type="dxa"/>
            <w:tcBorders>
              <w:top w:val="single" w:sz="1" w:space="0" w:color="CBD5E1"/>
              <w:left w:val="single" w:sz="1" w:space="0" w:color="CBD5E1"/>
              <w:bottom w:val="single" w:sz="1" w:space="0" w:color="CBD5E1"/>
              <w:right w:val="single" w:sz="1" w:space="0" w:color="CBD5E1"/>
            </w:tcBorders>
          </w:tcPr>
          <w:p w14:paraId="61E61C22" w14:textId="77777777" w:rsidR="009F15F3" w:rsidRDefault="009F15F3"/>
        </w:tc>
      </w:tr>
    </w:tbl>
    <w:p w14:paraId="3FDFC3D5" w14:textId="77777777" w:rsidR="009F15F3" w:rsidRDefault="009F15F3">
      <w:pPr>
        <w:spacing w:after="120"/>
      </w:pPr>
    </w:p>
    <w:p w14:paraId="0668A883" w14:textId="77777777" w:rsidR="009F15F3" w:rsidRDefault="00E73214">
      <w:pPr>
        <w:spacing w:before="200" w:after="60"/>
      </w:pPr>
      <w:r>
        <w:rPr>
          <w:b/>
          <w:bCs/>
          <w:color w:val="1E3A5F"/>
        </w:rPr>
        <w:t>5. Creator Customisation Knobs (Preset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200"/>
        <w:gridCol w:w="3760"/>
      </w:tblGrid>
      <w:tr w:rsidR="009F15F3" w14:paraId="14A338CE" w14:textId="77777777">
        <w:tc>
          <w:tcPr>
            <w:tcW w:w="2400" w:type="dxa"/>
            <w:tcBorders>
              <w:top w:val="single" w:sz="4" w:space="0" w:color="94A3B8"/>
              <w:left w:val="single" w:sz="1" w:space="0" w:color="CBD5E1"/>
              <w:bottom w:val="single" w:sz="4" w:space="0" w:color="94A3B8"/>
              <w:right w:val="single" w:sz="1" w:space="0" w:color="CBD5E1"/>
            </w:tcBorders>
            <w:shd w:val="clear" w:color="auto" w:fill="FED7AA"/>
          </w:tcPr>
          <w:p w14:paraId="78154CCE" w14:textId="77777777" w:rsidR="009F15F3" w:rsidRDefault="00E73214">
            <w:r>
              <w:rPr>
                <w:b/>
                <w:bCs/>
                <w:color w:val="1E3A5F"/>
                <w:sz w:val="15"/>
                <w:szCs w:val="15"/>
              </w:rPr>
              <w:t>Knob</w:t>
            </w:r>
          </w:p>
        </w:tc>
        <w:tc>
          <w:tcPr>
            <w:tcW w:w="3200" w:type="dxa"/>
            <w:tcBorders>
              <w:top w:val="single" w:sz="4" w:space="0" w:color="94A3B8"/>
              <w:left w:val="single" w:sz="1" w:space="0" w:color="CBD5E1"/>
              <w:bottom w:val="single" w:sz="4" w:space="0" w:color="94A3B8"/>
              <w:right w:val="single" w:sz="1" w:space="0" w:color="CBD5E1"/>
            </w:tcBorders>
            <w:shd w:val="clear" w:color="auto" w:fill="FED7AA"/>
          </w:tcPr>
          <w:p w14:paraId="643062E9" w14:textId="77777777" w:rsidR="009F15F3" w:rsidRDefault="00E73214">
            <w:r>
              <w:rPr>
                <w:b/>
                <w:bCs/>
                <w:color w:val="1E3A5F"/>
                <w:sz w:val="15"/>
                <w:szCs w:val="15"/>
              </w:rPr>
              <w:t>Options (default)</w:t>
            </w:r>
          </w:p>
        </w:tc>
        <w:tc>
          <w:tcPr>
            <w:tcW w:w="3760" w:type="dxa"/>
            <w:tcBorders>
              <w:top w:val="single" w:sz="4" w:space="0" w:color="94A3B8"/>
              <w:left w:val="single" w:sz="1" w:space="0" w:color="CBD5E1"/>
              <w:bottom w:val="single" w:sz="4" w:space="0" w:color="94A3B8"/>
              <w:right w:val="single" w:sz="1" w:space="0" w:color="CBD5E1"/>
            </w:tcBorders>
            <w:shd w:val="clear" w:color="auto" w:fill="FED7AA"/>
          </w:tcPr>
          <w:p w14:paraId="2F4F6A06" w14:textId="77777777" w:rsidR="009F15F3" w:rsidRDefault="00E73214">
            <w:r>
              <w:rPr>
                <w:b/>
                <w:bCs/>
                <w:color w:val="1E3A5F"/>
                <w:sz w:val="15"/>
                <w:szCs w:val="15"/>
              </w:rPr>
              <w:t>Effect</w:t>
            </w:r>
          </w:p>
        </w:tc>
      </w:tr>
      <w:tr w:rsidR="009F15F3" w14:paraId="3505BD78"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54C6FB65" w14:textId="77777777" w:rsidR="009F15F3" w:rsidRDefault="00E73214">
            <w:r>
              <w:rPr>
                <w:b/>
                <w:bCs/>
                <w:color w:val="374151"/>
                <w:sz w:val="15"/>
                <w:szCs w:val="15"/>
              </w:rPr>
              <w:t>Grain Intensity</w:t>
            </w:r>
          </w:p>
        </w:tc>
        <w:tc>
          <w:tcPr>
            <w:tcW w:w="3200" w:type="dxa"/>
            <w:tcBorders>
              <w:top w:val="single" w:sz="1" w:space="0" w:color="CBD5E1"/>
              <w:left w:val="single" w:sz="1" w:space="0" w:color="CBD5E1"/>
              <w:bottom w:val="single" w:sz="1" w:space="0" w:color="CBD5E1"/>
              <w:right w:val="single" w:sz="1" w:space="0" w:color="CBD5E1"/>
            </w:tcBorders>
          </w:tcPr>
          <w:p w14:paraId="70A7333F" w14:textId="420B347F" w:rsidR="009F15F3" w:rsidRDefault="00E73214">
            <w:r>
              <w:rPr>
                <w:color w:val="374151"/>
                <w:sz w:val="15"/>
                <w:szCs w:val="15"/>
              </w:rPr>
              <w:t>Subtle / Paper / Rough  (default: Paper)</w:t>
            </w:r>
          </w:p>
        </w:tc>
        <w:tc>
          <w:tcPr>
            <w:tcW w:w="3760" w:type="dxa"/>
            <w:tcBorders>
              <w:top w:val="single" w:sz="1" w:space="0" w:color="CBD5E1"/>
              <w:left w:val="single" w:sz="1" w:space="0" w:color="CBD5E1"/>
              <w:bottom w:val="single" w:sz="1" w:space="0" w:color="CBD5E1"/>
              <w:right w:val="single" w:sz="1" w:space="0" w:color="CBD5E1"/>
            </w:tcBorders>
          </w:tcPr>
          <w:p w14:paraId="5965E4C2" w14:textId="77777777" w:rsidR="009F15F3" w:rsidRDefault="00E73214">
            <w:r>
              <w:rPr>
                <w:color w:val="374151"/>
                <w:sz w:val="15"/>
                <w:szCs w:val="15"/>
              </w:rPr>
              <w:t>Paper texture opacity</w:t>
            </w:r>
          </w:p>
        </w:tc>
      </w:tr>
      <w:tr w:rsidR="009F15F3" w14:paraId="0926EFCF"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38427A03" w14:textId="77777777" w:rsidR="009F15F3" w:rsidRDefault="00E73214">
            <w:r>
              <w:rPr>
                <w:b/>
                <w:bCs/>
                <w:color w:val="374151"/>
                <w:sz w:val="15"/>
                <w:szCs w:val="15"/>
              </w:rPr>
              <w:t>Margin Width</w:t>
            </w:r>
          </w:p>
        </w:tc>
        <w:tc>
          <w:tcPr>
            <w:tcW w:w="3200" w:type="dxa"/>
            <w:tcBorders>
              <w:top w:val="single" w:sz="1" w:space="0" w:color="CBD5E1"/>
              <w:left w:val="single" w:sz="1" w:space="0" w:color="CBD5E1"/>
              <w:bottom w:val="single" w:sz="1" w:space="0" w:color="CBD5E1"/>
              <w:right w:val="single" w:sz="1" w:space="0" w:color="CBD5E1"/>
            </w:tcBorders>
          </w:tcPr>
          <w:p w14:paraId="694FA1A0" w14:textId="42E9B485" w:rsidR="009F15F3" w:rsidRDefault="00E73214">
            <w:r>
              <w:rPr>
                <w:color w:val="374151"/>
                <w:sz w:val="15"/>
                <w:szCs w:val="15"/>
              </w:rPr>
              <w:t>Tight / Standard / Generous  (default: Standard)</w:t>
            </w:r>
          </w:p>
        </w:tc>
        <w:tc>
          <w:tcPr>
            <w:tcW w:w="3760" w:type="dxa"/>
            <w:tcBorders>
              <w:top w:val="single" w:sz="1" w:space="0" w:color="CBD5E1"/>
              <w:left w:val="single" w:sz="1" w:space="0" w:color="CBD5E1"/>
              <w:bottom w:val="single" w:sz="1" w:space="0" w:color="CBD5E1"/>
              <w:right w:val="single" w:sz="1" w:space="0" w:color="CBD5E1"/>
            </w:tcBorders>
          </w:tcPr>
          <w:p w14:paraId="2EF85D7A" w14:textId="77777777" w:rsidR="009F15F3" w:rsidRDefault="00E73214">
            <w:r>
              <w:rPr>
                <w:color w:val="374151"/>
                <w:sz w:val="15"/>
                <w:szCs w:val="15"/>
              </w:rPr>
              <w:t>Editorial whitespace</w:t>
            </w:r>
          </w:p>
        </w:tc>
      </w:tr>
      <w:tr w:rsidR="009F15F3" w14:paraId="2E4BF30D"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35CA8D8D" w14:textId="77777777" w:rsidR="009F15F3" w:rsidRDefault="00E73214">
            <w:r>
              <w:rPr>
                <w:b/>
                <w:bCs/>
                <w:color w:val="374151"/>
                <w:sz w:val="15"/>
                <w:szCs w:val="15"/>
              </w:rPr>
              <w:t>Warm Grade Strength</w:t>
            </w:r>
          </w:p>
        </w:tc>
        <w:tc>
          <w:tcPr>
            <w:tcW w:w="3200" w:type="dxa"/>
            <w:tcBorders>
              <w:top w:val="single" w:sz="1" w:space="0" w:color="CBD5E1"/>
              <w:left w:val="single" w:sz="1" w:space="0" w:color="CBD5E1"/>
              <w:bottom w:val="single" w:sz="1" w:space="0" w:color="CBD5E1"/>
              <w:right w:val="single" w:sz="1" w:space="0" w:color="CBD5E1"/>
            </w:tcBorders>
          </w:tcPr>
          <w:p w14:paraId="36A51A4A" w14:textId="1ABF2EA1" w:rsidR="009F15F3" w:rsidRDefault="00E73214">
            <w:r>
              <w:rPr>
                <w:color w:val="374151"/>
                <w:sz w:val="15"/>
                <w:szCs w:val="15"/>
              </w:rPr>
              <w:t>Neutral / Warm / Rich  (default: Warm)</w:t>
            </w:r>
          </w:p>
        </w:tc>
        <w:tc>
          <w:tcPr>
            <w:tcW w:w="3760" w:type="dxa"/>
            <w:tcBorders>
              <w:top w:val="single" w:sz="1" w:space="0" w:color="CBD5E1"/>
              <w:left w:val="single" w:sz="1" w:space="0" w:color="CBD5E1"/>
              <w:bottom w:val="single" w:sz="1" w:space="0" w:color="CBD5E1"/>
              <w:right w:val="single" w:sz="1" w:space="0" w:color="CBD5E1"/>
            </w:tcBorders>
          </w:tcPr>
          <w:p w14:paraId="76EE47F8" w14:textId="77777777" w:rsidR="009F15F3" w:rsidRDefault="00E73214">
            <w:r>
              <w:rPr>
                <w:color w:val="374151"/>
                <w:sz w:val="15"/>
                <w:szCs w:val="15"/>
              </w:rPr>
              <w:t>LUT intensity</w:t>
            </w:r>
          </w:p>
        </w:tc>
      </w:tr>
      <w:tr w:rsidR="009F15F3" w14:paraId="27FC38E1"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32B7FA3D" w14:textId="77777777" w:rsidR="009F15F3" w:rsidRDefault="00E73214">
            <w:r>
              <w:rPr>
                <w:b/>
                <w:bCs/>
                <w:color w:val="374151"/>
                <w:sz w:val="15"/>
                <w:szCs w:val="15"/>
              </w:rPr>
              <w:t>Typography Size Scale</w:t>
            </w:r>
          </w:p>
        </w:tc>
        <w:tc>
          <w:tcPr>
            <w:tcW w:w="3200" w:type="dxa"/>
            <w:tcBorders>
              <w:top w:val="single" w:sz="1" w:space="0" w:color="CBD5E1"/>
              <w:left w:val="single" w:sz="1" w:space="0" w:color="CBD5E1"/>
              <w:bottom w:val="single" w:sz="1" w:space="0" w:color="CBD5E1"/>
              <w:right w:val="single" w:sz="1" w:space="0" w:color="CBD5E1"/>
            </w:tcBorders>
          </w:tcPr>
          <w:p w14:paraId="5707B8B2" w14:textId="336CA7F0" w:rsidR="009F15F3" w:rsidRDefault="00E73214">
            <w:r>
              <w:rPr>
                <w:color w:val="374151"/>
                <w:sz w:val="15"/>
                <w:szCs w:val="15"/>
              </w:rPr>
              <w:t>Compact / Standard / Large  (default: Standard)</w:t>
            </w:r>
          </w:p>
        </w:tc>
        <w:tc>
          <w:tcPr>
            <w:tcW w:w="3760" w:type="dxa"/>
            <w:tcBorders>
              <w:top w:val="single" w:sz="1" w:space="0" w:color="CBD5E1"/>
              <w:left w:val="single" w:sz="1" w:space="0" w:color="CBD5E1"/>
              <w:bottom w:val="single" w:sz="1" w:space="0" w:color="CBD5E1"/>
              <w:right w:val="single" w:sz="1" w:space="0" w:color="CBD5E1"/>
            </w:tcBorders>
          </w:tcPr>
          <w:p w14:paraId="5E4569E4" w14:textId="77777777" w:rsidR="009F15F3" w:rsidRDefault="00E73214">
            <w:r>
              <w:rPr>
                <w:color w:val="374151"/>
                <w:sz w:val="15"/>
                <w:szCs w:val="15"/>
              </w:rPr>
              <w:t>Restrained scaling</w:t>
            </w:r>
          </w:p>
        </w:tc>
      </w:tr>
      <w:tr w:rsidR="009F15F3" w14:paraId="0E60E836"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121EDC8B" w14:textId="77777777" w:rsidR="009F15F3" w:rsidRDefault="00E73214">
            <w:r>
              <w:rPr>
                <w:b/>
                <w:bCs/>
                <w:color w:val="374151"/>
                <w:sz w:val="15"/>
                <w:szCs w:val="15"/>
              </w:rPr>
              <w:t>Photo Tint</w:t>
            </w:r>
          </w:p>
        </w:tc>
        <w:tc>
          <w:tcPr>
            <w:tcW w:w="3200" w:type="dxa"/>
            <w:tcBorders>
              <w:top w:val="single" w:sz="1" w:space="0" w:color="CBD5E1"/>
              <w:left w:val="single" w:sz="1" w:space="0" w:color="CBD5E1"/>
              <w:bottom w:val="single" w:sz="1" w:space="0" w:color="CBD5E1"/>
              <w:right w:val="single" w:sz="1" w:space="0" w:color="CBD5E1"/>
            </w:tcBorders>
          </w:tcPr>
          <w:p w14:paraId="44FF7AF1" w14:textId="77777777" w:rsidR="009F15F3" w:rsidRDefault="00E73214">
            <w:r>
              <w:rPr>
                <w:color w:val="374151"/>
                <w:sz w:val="15"/>
                <w:szCs w:val="15"/>
              </w:rPr>
              <w:t>none | terracotta | sage | ochre, default none</w:t>
            </w:r>
          </w:p>
        </w:tc>
        <w:tc>
          <w:tcPr>
            <w:tcW w:w="3760" w:type="dxa"/>
            <w:tcBorders>
              <w:top w:val="single" w:sz="1" w:space="0" w:color="CBD5E1"/>
              <w:left w:val="single" w:sz="1" w:space="0" w:color="CBD5E1"/>
              <w:bottom w:val="single" w:sz="1" w:space="0" w:color="CBD5E1"/>
              <w:right w:val="single" w:sz="1" w:space="0" w:color="CBD5E1"/>
            </w:tcBorders>
          </w:tcPr>
          <w:p w14:paraId="181C3D1B" w14:textId="77777777" w:rsidR="009F15F3" w:rsidRDefault="00E73214">
            <w:r>
              <w:rPr>
                <w:color w:val="374151"/>
                <w:sz w:val="15"/>
                <w:szCs w:val="15"/>
              </w:rPr>
              <w:t>Optional single-channel tint</w:t>
            </w:r>
          </w:p>
        </w:tc>
      </w:tr>
      <w:tr w:rsidR="009F15F3" w14:paraId="59E67A00"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36B92A52" w14:textId="77777777" w:rsidR="009F15F3" w:rsidRDefault="00E73214">
            <w:r>
              <w:rPr>
                <w:b/>
                <w:bCs/>
                <w:color w:val="374151"/>
                <w:sz w:val="15"/>
                <w:szCs w:val="15"/>
              </w:rPr>
              <w:t>Divider Line</w:t>
            </w:r>
          </w:p>
        </w:tc>
        <w:tc>
          <w:tcPr>
            <w:tcW w:w="3200" w:type="dxa"/>
            <w:tcBorders>
              <w:top w:val="single" w:sz="1" w:space="0" w:color="CBD5E1"/>
              <w:left w:val="single" w:sz="1" w:space="0" w:color="CBD5E1"/>
              <w:bottom w:val="single" w:sz="1" w:space="0" w:color="CBD5E1"/>
              <w:right w:val="single" w:sz="1" w:space="0" w:color="CBD5E1"/>
            </w:tcBorders>
          </w:tcPr>
          <w:p w14:paraId="7899694C" w14:textId="77777777" w:rsidR="009F15F3" w:rsidRDefault="00E73214">
            <w:r>
              <w:rPr>
                <w:color w:val="374151"/>
                <w:sz w:val="15"/>
                <w:szCs w:val="15"/>
              </w:rPr>
              <w:t>on | off, default on</w:t>
            </w:r>
          </w:p>
        </w:tc>
        <w:tc>
          <w:tcPr>
            <w:tcW w:w="3760" w:type="dxa"/>
            <w:tcBorders>
              <w:top w:val="single" w:sz="1" w:space="0" w:color="CBD5E1"/>
              <w:left w:val="single" w:sz="1" w:space="0" w:color="CBD5E1"/>
              <w:bottom w:val="single" w:sz="1" w:space="0" w:color="CBD5E1"/>
              <w:right w:val="single" w:sz="1" w:space="0" w:color="CBD5E1"/>
            </w:tcBorders>
          </w:tcPr>
          <w:p w14:paraId="30697CD3" w14:textId="77777777" w:rsidR="009F15F3" w:rsidRDefault="00E73214">
            <w:r>
              <w:rPr>
                <w:color w:val="374151"/>
                <w:sz w:val="15"/>
                <w:szCs w:val="15"/>
              </w:rPr>
              <w:t>Horizontal editorial rule</w:t>
            </w:r>
          </w:p>
        </w:tc>
      </w:tr>
      <w:tr w:rsidR="009F15F3" w14:paraId="43A243C7"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79E3398C" w14:textId="77777777" w:rsidR="009F15F3" w:rsidRDefault="00E73214">
            <w:r>
              <w:rPr>
                <w:b/>
                <w:bCs/>
                <w:color w:val="374151"/>
                <w:sz w:val="15"/>
                <w:szCs w:val="15"/>
              </w:rPr>
              <w:t>Language Pair</w:t>
            </w:r>
          </w:p>
        </w:tc>
        <w:tc>
          <w:tcPr>
            <w:tcW w:w="3200" w:type="dxa"/>
            <w:tcBorders>
              <w:top w:val="single" w:sz="1" w:space="0" w:color="CBD5E1"/>
              <w:left w:val="single" w:sz="1" w:space="0" w:color="CBD5E1"/>
              <w:bottom w:val="single" w:sz="1" w:space="0" w:color="CBD5E1"/>
              <w:right w:val="single" w:sz="1" w:space="0" w:color="CBD5E1"/>
            </w:tcBorders>
          </w:tcPr>
          <w:p w14:paraId="1D23B11D" w14:textId="77777777" w:rsidR="009F15F3" w:rsidRDefault="00E73214">
            <w:r>
              <w:rPr>
                <w:color w:val="374151"/>
                <w:sz w:val="15"/>
                <w:szCs w:val="15"/>
              </w:rPr>
              <w:t>EN-only | HI-only | EN+HI stacked, default EN+HI stacked</w:t>
            </w:r>
          </w:p>
        </w:tc>
        <w:tc>
          <w:tcPr>
            <w:tcW w:w="3760" w:type="dxa"/>
            <w:tcBorders>
              <w:top w:val="single" w:sz="1" w:space="0" w:color="CBD5E1"/>
              <w:left w:val="single" w:sz="1" w:space="0" w:color="CBD5E1"/>
              <w:bottom w:val="single" w:sz="1" w:space="0" w:color="CBD5E1"/>
              <w:right w:val="single" w:sz="1" w:space="0" w:color="CBD5E1"/>
            </w:tcBorders>
          </w:tcPr>
          <w:p w14:paraId="7D4E65BF" w14:textId="77777777" w:rsidR="009F15F3" w:rsidRDefault="009F15F3"/>
        </w:tc>
      </w:tr>
      <w:tr w:rsidR="009F15F3" w14:paraId="3F34FEE1" w14:textId="77777777">
        <w:tc>
          <w:tcPr>
            <w:tcW w:w="2400" w:type="dxa"/>
            <w:tcBorders>
              <w:top w:val="single" w:sz="1" w:space="0" w:color="CBD5E1"/>
              <w:left w:val="single" w:sz="1" w:space="0" w:color="CBD5E1"/>
              <w:bottom w:val="single" w:sz="1" w:space="0" w:color="CBD5E1"/>
              <w:right w:val="single" w:sz="1" w:space="0" w:color="CBD5E1"/>
            </w:tcBorders>
            <w:shd w:val="clear" w:color="auto" w:fill="FED7AA"/>
          </w:tcPr>
          <w:p w14:paraId="430EF8A4" w14:textId="77777777" w:rsidR="009F15F3" w:rsidRDefault="00E73214">
            <w:r>
              <w:rPr>
                <w:b/>
                <w:bCs/>
                <w:color w:val="374151"/>
                <w:sz w:val="15"/>
                <w:szCs w:val="15"/>
              </w:rPr>
              <w:t>Photo Mode</w:t>
            </w:r>
          </w:p>
        </w:tc>
        <w:tc>
          <w:tcPr>
            <w:tcW w:w="3200" w:type="dxa"/>
            <w:tcBorders>
              <w:top w:val="single" w:sz="1" w:space="0" w:color="CBD5E1"/>
              <w:left w:val="single" w:sz="1" w:space="0" w:color="CBD5E1"/>
              <w:bottom w:val="single" w:sz="1" w:space="0" w:color="CBD5E1"/>
              <w:right w:val="single" w:sz="1" w:space="0" w:color="CBD5E1"/>
            </w:tcBorders>
          </w:tcPr>
          <w:p w14:paraId="30659321" w14:textId="77777777" w:rsidR="009F15F3" w:rsidRDefault="00E73214">
            <w:r>
              <w:rPr>
                <w:color w:val="374151"/>
                <w:sz w:val="15"/>
                <w:szCs w:val="15"/>
              </w:rPr>
              <w:t>full-bleed | inset-card | duotone, default full-bleed</w:t>
            </w:r>
          </w:p>
        </w:tc>
        <w:tc>
          <w:tcPr>
            <w:tcW w:w="3760" w:type="dxa"/>
            <w:tcBorders>
              <w:top w:val="single" w:sz="1" w:space="0" w:color="CBD5E1"/>
              <w:left w:val="single" w:sz="1" w:space="0" w:color="CBD5E1"/>
              <w:bottom w:val="single" w:sz="1" w:space="0" w:color="CBD5E1"/>
              <w:right w:val="single" w:sz="1" w:space="0" w:color="CBD5E1"/>
            </w:tcBorders>
          </w:tcPr>
          <w:p w14:paraId="43CA33E0" w14:textId="77777777" w:rsidR="009F15F3" w:rsidRDefault="009F15F3"/>
        </w:tc>
      </w:tr>
    </w:tbl>
    <w:p w14:paraId="7C40C884" w14:textId="0246C2CA" w:rsidR="009F15F3" w:rsidRDefault="009F15F3" w:rsidP="006518DD">
      <w:pPr>
        <w:spacing w:before="200" w:after="60"/>
      </w:pPr>
    </w:p>
    <w:p w14:paraId="5C5959FA" w14:textId="77777777" w:rsidR="009F15F3" w:rsidRDefault="00E73214">
      <w:pPr>
        <w:spacing w:before="200" w:after="60"/>
      </w:pPr>
      <w:r>
        <w:rPr>
          <w:b/>
          <w:bCs/>
          <w:color w:val="1E3A5F"/>
        </w:rPr>
        <w:t>9. Reference / Moodboard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560"/>
      </w:tblGrid>
      <w:tr w:rsidR="009F15F3" w14:paraId="728D5A40" w14:textId="77777777">
        <w:tc>
          <w:tcPr>
            <w:tcW w:w="1800" w:type="dxa"/>
            <w:tcBorders>
              <w:top w:val="single" w:sz="4" w:space="0" w:color="94A3B8"/>
              <w:left w:val="single" w:sz="1" w:space="0" w:color="CBD5E1"/>
              <w:bottom w:val="single" w:sz="4" w:space="0" w:color="94A3B8"/>
              <w:right w:val="single" w:sz="1" w:space="0" w:color="CBD5E1"/>
            </w:tcBorders>
            <w:shd w:val="clear" w:color="auto" w:fill="FED7AA"/>
          </w:tcPr>
          <w:p w14:paraId="6ADDA68E" w14:textId="77777777" w:rsidR="009F15F3" w:rsidRDefault="00E73214">
            <w:r>
              <w:rPr>
                <w:b/>
                <w:bCs/>
                <w:color w:val="1E3A5F"/>
                <w:sz w:val="15"/>
                <w:szCs w:val="15"/>
              </w:rPr>
              <w:t>Reference</w:t>
            </w:r>
          </w:p>
        </w:tc>
        <w:tc>
          <w:tcPr>
            <w:tcW w:w="7560" w:type="dxa"/>
            <w:tcBorders>
              <w:top w:val="single" w:sz="4" w:space="0" w:color="94A3B8"/>
              <w:left w:val="single" w:sz="1" w:space="0" w:color="CBD5E1"/>
              <w:bottom w:val="single" w:sz="4" w:space="0" w:color="94A3B8"/>
              <w:right w:val="single" w:sz="1" w:space="0" w:color="CBD5E1"/>
            </w:tcBorders>
            <w:shd w:val="clear" w:color="auto" w:fill="FED7AA"/>
          </w:tcPr>
          <w:p w14:paraId="544B9483" w14:textId="77777777" w:rsidR="009F15F3" w:rsidRDefault="00E73214">
            <w:r>
              <w:rPr>
                <w:b/>
                <w:bCs/>
                <w:color w:val="1E3A5F"/>
                <w:sz w:val="15"/>
                <w:szCs w:val="15"/>
              </w:rPr>
              <w:t>Description</w:t>
            </w:r>
          </w:p>
        </w:tc>
      </w:tr>
      <w:tr w:rsidR="009F15F3" w14:paraId="78DF9156" w14:textId="77777777">
        <w:tc>
          <w:tcPr>
            <w:tcW w:w="1800" w:type="dxa"/>
            <w:tcBorders>
              <w:top w:val="single" w:sz="1" w:space="0" w:color="CBD5E1"/>
              <w:left w:val="single" w:sz="1" w:space="0" w:color="CBD5E1"/>
              <w:bottom w:val="single" w:sz="1" w:space="0" w:color="CBD5E1"/>
              <w:right w:val="single" w:sz="1" w:space="0" w:color="CBD5E1"/>
            </w:tcBorders>
            <w:shd w:val="clear" w:color="auto" w:fill="FED7AA"/>
          </w:tcPr>
          <w:p w14:paraId="33CC4256" w14:textId="77777777" w:rsidR="009F15F3" w:rsidRDefault="00E73214">
            <w:r>
              <w:rPr>
                <w:b/>
                <w:bCs/>
                <w:color w:val="374151"/>
                <w:sz w:val="15"/>
                <w:szCs w:val="15"/>
              </w:rPr>
              <w:t>Ref 1</w:t>
            </w:r>
          </w:p>
        </w:tc>
        <w:tc>
          <w:tcPr>
            <w:tcW w:w="7560" w:type="dxa"/>
            <w:tcBorders>
              <w:top w:val="single" w:sz="1" w:space="0" w:color="CBD5E1"/>
              <w:left w:val="single" w:sz="1" w:space="0" w:color="CBD5E1"/>
              <w:bottom w:val="single" w:sz="1" w:space="0" w:color="CBD5E1"/>
              <w:right w:val="single" w:sz="1" w:space="0" w:color="CBD5E1"/>
            </w:tcBorders>
          </w:tcPr>
          <w:p w14:paraId="3E19A519" w14:textId="77777777" w:rsidR="009F15F3" w:rsidRDefault="00E73214">
            <w:r>
              <w:rPr>
                <w:color w:val="374151"/>
                <w:sz w:val="15"/>
                <w:szCs w:val="15"/>
              </w:rPr>
              <w:t>Kinfolk Magazine editorial photography</w:t>
            </w:r>
          </w:p>
        </w:tc>
      </w:tr>
      <w:tr w:rsidR="009F15F3" w14:paraId="5A553127" w14:textId="77777777">
        <w:tc>
          <w:tcPr>
            <w:tcW w:w="1800" w:type="dxa"/>
            <w:tcBorders>
              <w:top w:val="single" w:sz="1" w:space="0" w:color="CBD5E1"/>
              <w:left w:val="single" w:sz="1" w:space="0" w:color="CBD5E1"/>
              <w:bottom w:val="single" w:sz="1" w:space="0" w:color="CBD5E1"/>
              <w:right w:val="single" w:sz="1" w:space="0" w:color="CBD5E1"/>
            </w:tcBorders>
            <w:shd w:val="clear" w:color="auto" w:fill="FED7AA"/>
          </w:tcPr>
          <w:p w14:paraId="33D7879B" w14:textId="77777777" w:rsidR="009F15F3" w:rsidRDefault="00E73214">
            <w:r>
              <w:rPr>
                <w:b/>
                <w:bCs/>
                <w:color w:val="374151"/>
                <w:sz w:val="15"/>
                <w:szCs w:val="15"/>
              </w:rPr>
              <w:t>Ref 2</w:t>
            </w:r>
          </w:p>
        </w:tc>
        <w:tc>
          <w:tcPr>
            <w:tcW w:w="7560" w:type="dxa"/>
            <w:tcBorders>
              <w:top w:val="single" w:sz="1" w:space="0" w:color="CBD5E1"/>
              <w:left w:val="single" w:sz="1" w:space="0" w:color="CBD5E1"/>
              <w:bottom w:val="single" w:sz="1" w:space="0" w:color="CBD5E1"/>
              <w:right w:val="single" w:sz="1" w:space="0" w:color="CBD5E1"/>
            </w:tcBorders>
          </w:tcPr>
          <w:p w14:paraId="6E7A066B" w14:textId="77777777" w:rsidR="009F15F3" w:rsidRDefault="00E73214">
            <w:r>
              <w:rPr>
                <w:color w:val="374151"/>
                <w:sz w:val="15"/>
                <w:szCs w:val="15"/>
              </w:rPr>
              <w:t>Apartamento Magazine layout restraint</w:t>
            </w:r>
          </w:p>
        </w:tc>
      </w:tr>
      <w:tr w:rsidR="009F15F3" w14:paraId="70FA66F3" w14:textId="77777777">
        <w:tc>
          <w:tcPr>
            <w:tcW w:w="1800" w:type="dxa"/>
            <w:tcBorders>
              <w:top w:val="single" w:sz="1" w:space="0" w:color="CBD5E1"/>
              <w:left w:val="single" w:sz="1" w:space="0" w:color="CBD5E1"/>
              <w:bottom w:val="single" w:sz="1" w:space="0" w:color="CBD5E1"/>
              <w:right w:val="single" w:sz="1" w:space="0" w:color="CBD5E1"/>
            </w:tcBorders>
            <w:shd w:val="clear" w:color="auto" w:fill="FED7AA"/>
          </w:tcPr>
          <w:p w14:paraId="114B8FCB" w14:textId="77777777" w:rsidR="009F15F3" w:rsidRDefault="00E73214">
            <w:r>
              <w:rPr>
                <w:b/>
                <w:bCs/>
                <w:color w:val="374151"/>
                <w:sz w:val="15"/>
                <w:szCs w:val="15"/>
              </w:rPr>
              <w:t>Ref 3</w:t>
            </w:r>
          </w:p>
        </w:tc>
        <w:tc>
          <w:tcPr>
            <w:tcW w:w="7560" w:type="dxa"/>
            <w:tcBorders>
              <w:top w:val="single" w:sz="1" w:space="0" w:color="CBD5E1"/>
              <w:left w:val="single" w:sz="1" w:space="0" w:color="CBD5E1"/>
              <w:bottom w:val="single" w:sz="1" w:space="0" w:color="CBD5E1"/>
              <w:right w:val="single" w:sz="1" w:space="0" w:color="CBD5E1"/>
            </w:tcBorders>
          </w:tcPr>
          <w:p w14:paraId="1AD8246F" w14:textId="77777777" w:rsidR="009F15F3" w:rsidRDefault="00E73214">
            <w:r>
              <w:rPr>
                <w:color w:val="374151"/>
                <w:sz w:val="15"/>
                <w:szCs w:val="15"/>
              </w:rPr>
              <w:t>Paper Boat brand (Hector Beverages) earthy palette</w:t>
            </w:r>
          </w:p>
        </w:tc>
      </w:tr>
      <w:tr w:rsidR="009F15F3" w14:paraId="005C8CE7" w14:textId="77777777">
        <w:tc>
          <w:tcPr>
            <w:tcW w:w="1800" w:type="dxa"/>
            <w:tcBorders>
              <w:top w:val="single" w:sz="1" w:space="0" w:color="CBD5E1"/>
              <w:left w:val="single" w:sz="1" w:space="0" w:color="CBD5E1"/>
              <w:bottom w:val="single" w:sz="1" w:space="0" w:color="CBD5E1"/>
              <w:right w:val="single" w:sz="1" w:space="0" w:color="CBD5E1"/>
            </w:tcBorders>
            <w:shd w:val="clear" w:color="auto" w:fill="FED7AA"/>
          </w:tcPr>
          <w:p w14:paraId="514C740F" w14:textId="77777777" w:rsidR="009F15F3" w:rsidRDefault="00E73214">
            <w:r>
              <w:rPr>
                <w:b/>
                <w:bCs/>
                <w:color w:val="374151"/>
                <w:sz w:val="15"/>
                <w:szCs w:val="15"/>
              </w:rPr>
              <w:t>Ref 4</w:t>
            </w:r>
          </w:p>
        </w:tc>
        <w:tc>
          <w:tcPr>
            <w:tcW w:w="7560" w:type="dxa"/>
            <w:tcBorders>
              <w:top w:val="single" w:sz="1" w:space="0" w:color="CBD5E1"/>
              <w:left w:val="single" w:sz="1" w:space="0" w:color="CBD5E1"/>
              <w:bottom w:val="single" w:sz="1" w:space="0" w:color="CBD5E1"/>
              <w:right w:val="single" w:sz="1" w:space="0" w:color="CBD5E1"/>
            </w:tcBorders>
          </w:tcPr>
          <w:p w14:paraId="7D0D3FFB" w14:textId="77777777" w:rsidR="009F15F3" w:rsidRDefault="00E73214">
            <w:r>
              <w:rPr>
                <w:color w:val="374151"/>
                <w:sz w:val="15"/>
                <w:szCs w:val="15"/>
              </w:rPr>
              <w:t>Ellementry / Good Earth India product photography</w:t>
            </w:r>
          </w:p>
        </w:tc>
      </w:tr>
      <w:tr w:rsidR="009F15F3" w14:paraId="38AA75C8" w14:textId="77777777">
        <w:tc>
          <w:tcPr>
            <w:tcW w:w="1800" w:type="dxa"/>
            <w:tcBorders>
              <w:top w:val="single" w:sz="1" w:space="0" w:color="CBD5E1"/>
              <w:left w:val="single" w:sz="1" w:space="0" w:color="CBD5E1"/>
              <w:bottom w:val="single" w:sz="1" w:space="0" w:color="CBD5E1"/>
              <w:right w:val="single" w:sz="1" w:space="0" w:color="CBD5E1"/>
            </w:tcBorders>
            <w:shd w:val="clear" w:color="auto" w:fill="FED7AA"/>
          </w:tcPr>
          <w:p w14:paraId="79963209" w14:textId="77777777" w:rsidR="009F15F3" w:rsidRDefault="00E73214">
            <w:r>
              <w:rPr>
                <w:b/>
                <w:bCs/>
                <w:color w:val="374151"/>
                <w:sz w:val="15"/>
                <w:szCs w:val="15"/>
              </w:rPr>
              <w:t>Forbidden Ref</w:t>
            </w:r>
          </w:p>
        </w:tc>
        <w:tc>
          <w:tcPr>
            <w:tcW w:w="7560" w:type="dxa"/>
            <w:tcBorders>
              <w:top w:val="single" w:sz="1" w:space="0" w:color="CBD5E1"/>
              <w:left w:val="single" w:sz="1" w:space="0" w:color="CBD5E1"/>
              <w:bottom w:val="single" w:sz="1" w:space="0" w:color="CBD5E1"/>
              <w:right w:val="single" w:sz="1" w:space="0" w:color="CBD5E1"/>
            </w:tcBorders>
          </w:tcPr>
          <w:p w14:paraId="120A855A" w14:textId="77777777" w:rsidR="009F15F3" w:rsidRDefault="00E73214">
            <w:r>
              <w:rPr>
                <w:color w:val="374151"/>
                <w:sz w:val="15"/>
                <w:szCs w:val="15"/>
              </w:rPr>
              <w:t>Bollywood wedding catalogues, Manyavar festive, any loud commercial aesthetic</w:t>
            </w:r>
          </w:p>
        </w:tc>
      </w:tr>
    </w:tbl>
    <w:p w14:paraId="7E755A4F" w14:textId="77777777" w:rsidR="009F15F3" w:rsidRDefault="009F15F3">
      <w:pPr>
        <w:spacing w:after="120"/>
      </w:pPr>
    </w:p>
    <w:p w14:paraId="77169509" w14:textId="77777777" w:rsidR="009F15F3" w:rsidRDefault="00E73214">
      <w:pPr>
        <w:spacing w:before="160" w:after="80"/>
      </w:pPr>
      <w:r>
        <w:rPr>
          <w:b/>
          <w:bCs/>
          <w:color w:val="1E3A5F"/>
          <w:sz w:val="18"/>
          <w:szCs w:val="18"/>
        </w:rPr>
        <w:t xml:space="preserve">10. Approved Archetypes: </w:t>
      </w:r>
      <w:r>
        <w:rPr>
          <w:color w:val="374151"/>
          <w:sz w:val="18"/>
          <w:szCs w:val="18"/>
        </w:rPr>
        <w:t>A2 (best fit), B1 (photo editorial), C1 (hero type with editorial restraint), C2 (minimal). Not recommended: A1 (maximalist mandala), D1 (illustrated/sticker).</w:t>
      </w:r>
    </w:p>
    <w:p w14:paraId="3483A75C" w14:textId="77777777" w:rsidR="009F15F3" w:rsidRDefault="00E73214">
      <w:pPr>
        <w:spacing w:before="300" w:after="80"/>
      </w:pPr>
      <w:r>
        <w:rPr>
          <w:b/>
          <w:bCs/>
          <w:color w:val="B45309"/>
          <w:sz w:val="24"/>
          <w:szCs w:val="24"/>
        </w:rPr>
        <w:t xml:space="preserve">Track C -- Cinematic  </w:t>
      </w:r>
      <w:r>
        <w:rPr>
          <w:i/>
          <w:iCs/>
          <w:color w:val="64748B"/>
          <w:sz w:val="18"/>
          <w:szCs w:val="18"/>
        </w:rPr>
        <w:t>(classy muted -- film still aesthetic, understated on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9F15F3" w14:paraId="4F4AA518"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39B83948" w14:textId="77777777" w:rsidR="009F15F3" w:rsidRDefault="00E73214">
            <w:r>
              <w:rPr>
                <w:b/>
                <w:bCs/>
                <w:color w:val="1E3A5F"/>
                <w:sz w:val="16"/>
                <w:szCs w:val="16"/>
              </w:rPr>
              <w:t>Palette family (GM-C1 example)</w:t>
            </w:r>
          </w:p>
        </w:tc>
        <w:tc>
          <w:tcPr>
            <w:tcW w:w="6960" w:type="dxa"/>
            <w:tcBorders>
              <w:top w:val="single" w:sz="1" w:space="0" w:color="CBD5E1"/>
              <w:left w:val="single" w:sz="1" w:space="0" w:color="CBD5E1"/>
              <w:bottom w:val="single" w:sz="1" w:space="0" w:color="CBD5E1"/>
              <w:right w:val="single" w:sz="1" w:space="0" w:color="CBD5E1"/>
            </w:tcBorders>
          </w:tcPr>
          <w:p w14:paraId="6B7A5638" w14:textId="77777777" w:rsidR="009F15F3" w:rsidRDefault="00E73214">
            <w:r>
              <w:rPr>
                <w:color w:val="374151"/>
                <w:sz w:val="16"/>
                <w:szCs w:val="16"/>
              </w:rPr>
              <w:t>GM-C1-C: Dominant #FDE68A pale yellow / Shadow #1E3A5F deep navy / Highlight #FEFCE8 warm off-white / Teal grading #0E7490. Finish: delicate gradient wash, fine film grain, teal-orange colour grade.</w:t>
            </w:r>
          </w:p>
        </w:tc>
      </w:tr>
      <w:tr w:rsidR="009F15F3" w14:paraId="196CD91F"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7DAC6235" w14:textId="77777777" w:rsidR="009F15F3" w:rsidRDefault="00E73214">
            <w:r>
              <w:rPr>
                <w:b/>
                <w:bCs/>
                <w:color w:val="1E3A5F"/>
                <w:sz w:val="16"/>
                <w:szCs w:val="16"/>
              </w:rPr>
              <w:t>Font pool</w:t>
            </w:r>
          </w:p>
        </w:tc>
        <w:tc>
          <w:tcPr>
            <w:tcW w:w="6960" w:type="dxa"/>
            <w:tcBorders>
              <w:top w:val="single" w:sz="1" w:space="0" w:color="CBD5E1"/>
              <w:left w:val="single" w:sz="1" w:space="0" w:color="CBD5E1"/>
              <w:bottom w:val="single" w:sz="1" w:space="0" w:color="CBD5E1"/>
              <w:right w:val="single" w:sz="1" w:space="0" w:color="CBD5E1"/>
            </w:tcBorders>
          </w:tcPr>
          <w:p w14:paraId="594078F3" w14:textId="77777777" w:rsidR="009F15F3" w:rsidRDefault="00E73214">
            <w:r>
              <w:rPr>
                <w:color w:val="374151"/>
                <w:sz w:val="16"/>
                <w:szCs w:val="16"/>
              </w:rPr>
              <w:t>Display serif: Bodoni 72, Canela, Didot. Condensed caps: Oswald, Bebas Neue, Anton. Devanagari: Tiro Devanagari. Treatment: letter-spaced (tracking +100 to +200), single weight, sparing use, always centred.</w:t>
            </w:r>
          </w:p>
        </w:tc>
      </w:tr>
      <w:tr w:rsidR="009F15F3" w14:paraId="32127027"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7FD241BD" w14:textId="77777777" w:rsidR="009F15F3" w:rsidRDefault="00E73214">
            <w:r>
              <w:rPr>
                <w:b/>
                <w:bCs/>
                <w:color w:val="1E3A5F"/>
                <w:sz w:val="16"/>
                <w:szCs w:val="16"/>
              </w:rPr>
              <w:t>Illustration rendering</w:t>
            </w:r>
          </w:p>
        </w:tc>
        <w:tc>
          <w:tcPr>
            <w:tcW w:w="6960" w:type="dxa"/>
            <w:tcBorders>
              <w:top w:val="single" w:sz="1" w:space="0" w:color="CBD5E1"/>
              <w:left w:val="single" w:sz="1" w:space="0" w:color="CBD5E1"/>
              <w:bottom w:val="single" w:sz="1" w:space="0" w:color="CBD5E1"/>
              <w:right w:val="single" w:sz="1" w:space="0" w:color="CBD5E1"/>
            </w:tcBorders>
          </w:tcPr>
          <w:p w14:paraId="4030FACD" w14:textId="77777777" w:rsidR="009F15F3" w:rsidRDefault="00E73214">
            <w:r>
              <w:rPr>
                <w:color w:val="374151"/>
                <w:sz w:val="16"/>
                <w:szCs w:val="16"/>
              </w:rPr>
              <w:t>Photorealistic render. Shallow DOF, single hero subject, atmospheric lighting (golden hour / blue hour / overcast), film grain, letterbox crop, Kodak Portra 400 or Cinestill 800T emulation. Minimal density -- subject plus intentional negative space.</w:t>
            </w:r>
          </w:p>
        </w:tc>
      </w:tr>
      <w:tr w:rsidR="009F15F3" w14:paraId="25F13134"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08654E4E" w14:textId="77777777" w:rsidR="009F15F3" w:rsidRDefault="00E73214">
            <w:r>
              <w:rPr>
                <w:b/>
                <w:bCs/>
                <w:color w:val="1E3A5F"/>
                <w:sz w:val="16"/>
                <w:szCs w:val="16"/>
              </w:rPr>
              <w:lastRenderedPageBreak/>
              <w:t>Customisation knobs</w:t>
            </w:r>
          </w:p>
        </w:tc>
        <w:tc>
          <w:tcPr>
            <w:tcW w:w="6960" w:type="dxa"/>
            <w:tcBorders>
              <w:top w:val="single" w:sz="1" w:space="0" w:color="CBD5E1"/>
              <w:left w:val="single" w:sz="1" w:space="0" w:color="CBD5E1"/>
              <w:bottom w:val="single" w:sz="1" w:space="0" w:color="CBD5E1"/>
              <w:right w:val="single" w:sz="1" w:space="0" w:color="CBD5E1"/>
            </w:tcBorders>
          </w:tcPr>
          <w:p w14:paraId="3179BA6A" w14:textId="77777777" w:rsidR="009F15F3" w:rsidRDefault="00E73214">
            <w:r>
              <w:rPr>
                <w:color w:val="374151"/>
                <w:sz w:val="16"/>
                <w:szCs w:val="16"/>
              </w:rPr>
              <w:t>Colour grade (Kodak Portra 400 / Cinestill 800T / Arri Alexa / Blackmagic), grain strength (off/subtle/medium/heavy), letterbox ratio (none/2.35:1/2.39:1), light time-of-day (sunrise/blue hour/overcast/dusk), depth-of-field (deep/medium/shallow).</w:t>
            </w:r>
          </w:p>
        </w:tc>
      </w:tr>
      <w:tr w:rsidR="009F15F3" w14:paraId="557E6C76"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30F95050" w14:textId="77777777" w:rsidR="009F15F3" w:rsidRDefault="00E73214">
            <w:r>
              <w:rPr>
                <w:b/>
                <w:bCs/>
                <w:color w:val="1E3A5F"/>
                <w:sz w:val="16"/>
                <w:szCs w:val="16"/>
              </w:rPr>
              <w:t>Prompt style flags</w:t>
            </w:r>
          </w:p>
        </w:tc>
        <w:tc>
          <w:tcPr>
            <w:tcW w:w="6960" w:type="dxa"/>
            <w:tcBorders>
              <w:top w:val="single" w:sz="1" w:space="0" w:color="CBD5E1"/>
              <w:left w:val="single" w:sz="1" w:space="0" w:color="CBD5E1"/>
              <w:bottom w:val="single" w:sz="1" w:space="0" w:color="CBD5E1"/>
              <w:right w:val="single" w:sz="1" w:space="0" w:color="CBD5E1"/>
            </w:tcBorders>
          </w:tcPr>
          <w:p w14:paraId="678ADE48" w14:textId="77777777" w:rsidR="009F15F3" w:rsidRDefault="00E73214">
            <w:r>
              <w:rPr>
                <w:color w:val="374151"/>
                <w:sz w:val="16"/>
                <w:szCs w:val="16"/>
              </w:rPr>
              <w:t>Midjourney: --ar 9:16 --s 150 --style raw --chaos 0. Style keywords: "cinematic, photorealistic, shallow DOF, film grain, Kodak Portra 400, letterbox, atmospheric, muted palette, golden hour". Firefly: stylize 40, photographic style.</w:t>
            </w:r>
          </w:p>
        </w:tc>
      </w:tr>
      <w:tr w:rsidR="009F15F3" w14:paraId="09C102EF"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6E13D1D1" w14:textId="77777777" w:rsidR="009F15F3" w:rsidRDefault="00E73214">
            <w:r>
              <w:rPr>
                <w:b/>
                <w:bCs/>
                <w:color w:val="1E3A5F"/>
                <w:sz w:val="16"/>
                <w:szCs w:val="16"/>
              </w:rPr>
              <w:t>Negative prompt</w:t>
            </w:r>
          </w:p>
        </w:tc>
        <w:tc>
          <w:tcPr>
            <w:tcW w:w="6960" w:type="dxa"/>
            <w:tcBorders>
              <w:top w:val="single" w:sz="1" w:space="0" w:color="CBD5E1"/>
              <w:left w:val="single" w:sz="1" w:space="0" w:color="CBD5E1"/>
              <w:bottom w:val="single" w:sz="1" w:space="0" w:color="CBD5E1"/>
              <w:right w:val="single" w:sz="1" w:space="0" w:color="CBD5E1"/>
            </w:tcBorders>
          </w:tcPr>
          <w:p w14:paraId="09652ECC" w14:textId="77777777" w:rsidR="009F15F3" w:rsidRDefault="00E73214">
            <w:r>
              <w:rPr>
                <w:color w:val="374151"/>
                <w:sz w:val="16"/>
                <w:szCs w:val="16"/>
              </w:rPr>
              <w:t>No cartoon, no flat illustration, no stickers, no ornaments/paisley, no gold/metallic, no saturated/neon colours, no HDR over-saturation, no script fonts, no busy composition.</w:t>
            </w:r>
          </w:p>
        </w:tc>
      </w:tr>
      <w:tr w:rsidR="009F15F3" w14:paraId="73580966"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4C9A2E7D" w14:textId="77777777" w:rsidR="009F15F3" w:rsidRDefault="00E73214">
            <w:r>
              <w:rPr>
                <w:b/>
                <w:bCs/>
                <w:color w:val="1E3A5F"/>
                <w:sz w:val="16"/>
                <w:szCs w:val="16"/>
              </w:rPr>
              <w:t>Reference aesthetics</w:t>
            </w:r>
          </w:p>
        </w:tc>
        <w:tc>
          <w:tcPr>
            <w:tcW w:w="6960" w:type="dxa"/>
            <w:tcBorders>
              <w:top w:val="single" w:sz="1" w:space="0" w:color="CBD5E1"/>
              <w:left w:val="single" w:sz="1" w:space="0" w:color="CBD5E1"/>
              <w:bottom w:val="single" w:sz="1" w:space="0" w:color="CBD5E1"/>
              <w:right w:val="single" w:sz="1" w:space="0" w:color="CBD5E1"/>
            </w:tcBorders>
          </w:tcPr>
          <w:p w14:paraId="51F65CEE" w14:textId="77777777" w:rsidR="009F15F3" w:rsidRDefault="00E73214">
            <w:r>
              <w:rPr>
                <w:color w:val="374151"/>
                <w:sz w:val="16"/>
                <w:szCs w:val="16"/>
              </w:rPr>
              <w:t>Condé Nast Traveller India, The Ken, Netflix India poster art, Wes Anderson film stills, Ritesh Batra cinematography, National Geographic India features.</w:t>
            </w:r>
          </w:p>
        </w:tc>
      </w:tr>
      <w:tr w:rsidR="009F15F3" w14:paraId="46F7E8E7"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136D8053" w14:textId="77777777" w:rsidR="009F15F3" w:rsidRDefault="00E73214">
            <w:r>
              <w:rPr>
                <w:b/>
                <w:bCs/>
                <w:color w:val="1E3A5F"/>
                <w:sz w:val="16"/>
                <w:szCs w:val="16"/>
              </w:rPr>
              <w:t>Approved archetypes</w:t>
            </w:r>
          </w:p>
        </w:tc>
        <w:tc>
          <w:tcPr>
            <w:tcW w:w="6960" w:type="dxa"/>
            <w:tcBorders>
              <w:top w:val="single" w:sz="1" w:space="0" w:color="CBD5E1"/>
              <w:left w:val="single" w:sz="1" w:space="0" w:color="CBD5E1"/>
              <w:bottom w:val="single" w:sz="1" w:space="0" w:color="CBD5E1"/>
              <w:right w:val="single" w:sz="1" w:space="0" w:color="CBD5E1"/>
            </w:tcBorders>
          </w:tcPr>
          <w:p w14:paraId="6AE0A3C7" w14:textId="77777777" w:rsidR="009F15F3" w:rsidRDefault="00E73214">
            <w:r>
              <w:rPr>
                <w:color w:val="374151"/>
                <w:sz w:val="16"/>
                <w:szCs w:val="16"/>
              </w:rPr>
              <w:t>B1 (best fit), B2, C1, C2. Not recommended: A1, A2 (too ornamental), D1 (too playful).</w:t>
            </w:r>
          </w:p>
        </w:tc>
      </w:tr>
    </w:tbl>
    <w:p w14:paraId="386082B7" w14:textId="77777777" w:rsidR="009F15F3" w:rsidRDefault="00E73214">
      <w:pPr>
        <w:spacing w:before="300" w:after="120"/>
      </w:pPr>
      <w:r>
        <w:rPr>
          <w:b/>
          <w:bCs/>
          <w:color w:val="B45309"/>
          <w:sz w:val="22"/>
          <w:szCs w:val="22"/>
        </w:rPr>
        <w:t>Detailed BRD -- Track C Cinematic</w:t>
      </w:r>
    </w:p>
    <w:p w14:paraId="6983777A" w14:textId="77777777" w:rsidR="009F15F3" w:rsidRDefault="00E73214">
      <w:pPr>
        <w:spacing w:after="160"/>
      </w:pPr>
      <w:r>
        <w:rPr>
          <w:i/>
          <w:iCs/>
          <w:color w:val="64748B"/>
          <w:sz w:val="16"/>
          <w:szCs w:val="16"/>
        </w:rPr>
        <w:t>Prototype-ready specification. Every design token below is engineering-resolvable -- hex codes, font stacks, pixel dimensions, animation timings, model flags. Hand this section to design + engineering and they can start implementing without ambiguity.</w:t>
      </w:r>
    </w:p>
    <w:p w14:paraId="738B6AB8" w14:textId="77777777" w:rsidR="009F15F3" w:rsidRDefault="00E73214">
      <w:pPr>
        <w:spacing w:before="200" w:after="60"/>
      </w:pPr>
      <w:r>
        <w:rPr>
          <w:b/>
          <w:bCs/>
          <w:color w:val="1E3A5F"/>
        </w:rPr>
        <w:t>1. Colour System -- Design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200"/>
        <w:gridCol w:w="1960"/>
        <w:gridCol w:w="2800"/>
      </w:tblGrid>
      <w:tr w:rsidR="009F15F3" w14:paraId="1C42EE3C" w14:textId="77777777">
        <w:tc>
          <w:tcPr>
            <w:tcW w:w="2400" w:type="dxa"/>
            <w:tcBorders>
              <w:top w:val="single" w:sz="4" w:space="0" w:color="94A3B8"/>
              <w:left w:val="single" w:sz="1" w:space="0" w:color="CBD5E1"/>
              <w:bottom w:val="single" w:sz="4" w:space="0" w:color="94A3B8"/>
              <w:right w:val="single" w:sz="1" w:space="0" w:color="CBD5E1"/>
            </w:tcBorders>
            <w:shd w:val="clear" w:color="auto" w:fill="E0E7FF"/>
          </w:tcPr>
          <w:p w14:paraId="468A0829" w14:textId="77777777" w:rsidR="009F15F3" w:rsidRDefault="00E73214">
            <w:r>
              <w:rPr>
                <w:b/>
                <w:bCs/>
                <w:color w:val="1E3A5F"/>
                <w:sz w:val="15"/>
                <w:szCs w:val="15"/>
              </w:rPr>
              <w:t>Role</w:t>
            </w:r>
          </w:p>
        </w:tc>
        <w:tc>
          <w:tcPr>
            <w:tcW w:w="2200" w:type="dxa"/>
            <w:tcBorders>
              <w:top w:val="single" w:sz="4" w:space="0" w:color="94A3B8"/>
              <w:left w:val="single" w:sz="1" w:space="0" w:color="CBD5E1"/>
              <w:bottom w:val="single" w:sz="4" w:space="0" w:color="94A3B8"/>
              <w:right w:val="single" w:sz="1" w:space="0" w:color="CBD5E1"/>
            </w:tcBorders>
            <w:shd w:val="clear" w:color="auto" w:fill="E0E7FF"/>
          </w:tcPr>
          <w:p w14:paraId="3867D55A" w14:textId="77777777" w:rsidR="009F15F3" w:rsidRDefault="00E73214">
            <w:r>
              <w:rPr>
                <w:b/>
                <w:bCs/>
                <w:color w:val="1E3A5F"/>
                <w:sz w:val="15"/>
                <w:szCs w:val="15"/>
              </w:rPr>
              <w:t>Hex / Value</w:t>
            </w:r>
          </w:p>
        </w:tc>
        <w:tc>
          <w:tcPr>
            <w:tcW w:w="1960" w:type="dxa"/>
            <w:tcBorders>
              <w:top w:val="single" w:sz="4" w:space="0" w:color="94A3B8"/>
              <w:left w:val="single" w:sz="1" w:space="0" w:color="CBD5E1"/>
              <w:bottom w:val="single" w:sz="4" w:space="0" w:color="94A3B8"/>
              <w:right w:val="single" w:sz="1" w:space="0" w:color="CBD5E1"/>
            </w:tcBorders>
            <w:shd w:val="clear" w:color="auto" w:fill="E0E7FF"/>
          </w:tcPr>
          <w:p w14:paraId="0270A9FA" w14:textId="77777777" w:rsidR="009F15F3" w:rsidRDefault="00E73214">
            <w:r>
              <w:rPr>
                <w:b/>
                <w:bCs/>
                <w:color w:val="1E3A5F"/>
                <w:sz w:val="15"/>
                <w:szCs w:val="15"/>
              </w:rPr>
              <w:t>Name</w:t>
            </w:r>
          </w:p>
        </w:tc>
        <w:tc>
          <w:tcPr>
            <w:tcW w:w="2800" w:type="dxa"/>
            <w:tcBorders>
              <w:top w:val="single" w:sz="4" w:space="0" w:color="94A3B8"/>
              <w:left w:val="single" w:sz="1" w:space="0" w:color="CBD5E1"/>
              <w:bottom w:val="single" w:sz="4" w:space="0" w:color="94A3B8"/>
              <w:right w:val="single" w:sz="1" w:space="0" w:color="CBD5E1"/>
            </w:tcBorders>
            <w:shd w:val="clear" w:color="auto" w:fill="E0E7FF"/>
          </w:tcPr>
          <w:p w14:paraId="37358BDA" w14:textId="77777777" w:rsidR="009F15F3" w:rsidRDefault="00E73214">
            <w:r>
              <w:rPr>
                <w:b/>
                <w:bCs/>
                <w:color w:val="1E3A5F"/>
                <w:sz w:val="15"/>
                <w:szCs w:val="15"/>
              </w:rPr>
              <w:t>Usage rule</w:t>
            </w:r>
          </w:p>
        </w:tc>
      </w:tr>
      <w:tr w:rsidR="009F15F3" w14:paraId="6C1F85EB"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4EBA3B94" w14:textId="77777777" w:rsidR="009F15F3" w:rsidRDefault="00E73214">
            <w:r>
              <w:rPr>
                <w:b/>
                <w:bCs/>
                <w:color w:val="374151"/>
                <w:sz w:val="15"/>
                <w:szCs w:val="15"/>
              </w:rPr>
              <w:t>Primary 1 / Hero Light</w:t>
            </w:r>
          </w:p>
        </w:tc>
        <w:tc>
          <w:tcPr>
            <w:tcW w:w="2200" w:type="dxa"/>
            <w:tcBorders>
              <w:top w:val="single" w:sz="1" w:space="0" w:color="CBD5E1"/>
              <w:left w:val="single" w:sz="1" w:space="0" w:color="CBD5E1"/>
              <w:bottom w:val="single" w:sz="1" w:space="0" w:color="CBD5E1"/>
              <w:right w:val="single" w:sz="1" w:space="0" w:color="CBD5E1"/>
            </w:tcBorders>
          </w:tcPr>
          <w:p w14:paraId="598C770E" w14:textId="77777777" w:rsidR="009F15F3" w:rsidRDefault="00E73214">
            <w:r>
              <w:rPr>
                <w:rFonts w:ascii="Courier New" w:hAnsi="Courier New"/>
                <w:color w:val="374151"/>
                <w:sz w:val="15"/>
                <w:szCs w:val="15"/>
              </w:rPr>
              <w:t>#FDE68A</w:t>
            </w:r>
          </w:p>
        </w:tc>
        <w:tc>
          <w:tcPr>
            <w:tcW w:w="1960" w:type="dxa"/>
            <w:tcBorders>
              <w:top w:val="single" w:sz="1" w:space="0" w:color="CBD5E1"/>
              <w:left w:val="single" w:sz="1" w:space="0" w:color="CBD5E1"/>
              <w:bottom w:val="single" w:sz="1" w:space="0" w:color="CBD5E1"/>
              <w:right w:val="single" w:sz="1" w:space="0" w:color="CBD5E1"/>
            </w:tcBorders>
          </w:tcPr>
          <w:p w14:paraId="7CC02933" w14:textId="77777777" w:rsidR="009F15F3" w:rsidRDefault="00E73214">
            <w:r>
              <w:rPr>
                <w:color w:val="374151"/>
                <w:sz w:val="15"/>
                <w:szCs w:val="15"/>
              </w:rPr>
              <w:t>Pale Morning Yellow</w:t>
            </w:r>
          </w:p>
        </w:tc>
        <w:tc>
          <w:tcPr>
            <w:tcW w:w="2800" w:type="dxa"/>
            <w:tcBorders>
              <w:top w:val="single" w:sz="1" w:space="0" w:color="CBD5E1"/>
              <w:left w:val="single" w:sz="1" w:space="0" w:color="CBD5E1"/>
              <w:bottom w:val="single" w:sz="1" w:space="0" w:color="CBD5E1"/>
              <w:right w:val="single" w:sz="1" w:space="0" w:color="CBD5E1"/>
            </w:tcBorders>
          </w:tcPr>
          <w:p w14:paraId="72F996EA" w14:textId="77777777" w:rsidR="009F15F3" w:rsidRDefault="00E73214">
            <w:r>
              <w:rPr>
                <w:color w:val="374151"/>
                <w:sz w:val="15"/>
                <w:szCs w:val="15"/>
              </w:rPr>
              <w:t>NOT amber, NOT neon. Soft dawn backdrop, diffused</w:t>
            </w:r>
          </w:p>
        </w:tc>
      </w:tr>
      <w:tr w:rsidR="009F15F3" w14:paraId="28D7F12C"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10616C67" w14:textId="77777777" w:rsidR="009F15F3" w:rsidRDefault="00E73214">
            <w:r>
              <w:rPr>
                <w:b/>
                <w:bCs/>
                <w:color w:val="374151"/>
                <w:sz w:val="15"/>
                <w:szCs w:val="15"/>
              </w:rPr>
              <w:t>Primary 2 / Hero Mid</w:t>
            </w:r>
          </w:p>
        </w:tc>
        <w:tc>
          <w:tcPr>
            <w:tcW w:w="2200" w:type="dxa"/>
            <w:tcBorders>
              <w:top w:val="single" w:sz="1" w:space="0" w:color="CBD5E1"/>
              <w:left w:val="single" w:sz="1" w:space="0" w:color="CBD5E1"/>
              <w:bottom w:val="single" w:sz="1" w:space="0" w:color="CBD5E1"/>
              <w:right w:val="single" w:sz="1" w:space="0" w:color="CBD5E1"/>
            </w:tcBorders>
          </w:tcPr>
          <w:p w14:paraId="048871C8" w14:textId="77777777" w:rsidR="009F15F3" w:rsidRDefault="00E73214">
            <w:r>
              <w:rPr>
                <w:rFonts w:ascii="Courier New" w:hAnsi="Courier New"/>
                <w:color w:val="374151"/>
                <w:sz w:val="15"/>
                <w:szCs w:val="15"/>
              </w:rPr>
              <w:t>#FEFCE8</w:t>
            </w:r>
          </w:p>
        </w:tc>
        <w:tc>
          <w:tcPr>
            <w:tcW w:w="1960" w:type="dxa"/>
            <w:tcBorders>
              <w:top w:val="single" w:sz="1" w:space="0" w:color="CBD5E1"/>
              <w:left w:val="single" w:sz="1" w:space="0" w:color="CBD5E1"/>
              <w:bottom w:val="single" w:sz="1" w:space="0" w:color="CBD5E1"/>
              <w:right w:val="single" w:sz="1" w:space="0" w:color="CBD5E1"/>
            </w:tcBorders>
          </w:tcPr>
          <w:p w14:paraId="0181A847" w14:textId="77777777" w:rsidR="009F15F3" w:rsidRDefault="00E73214">
            <w:r>
              <w:rPr>
                <w:color w:val="374151"/>
                <w:sz w:val="15"/>
                <w:szCs w:val="15"/>
              </w:rPr>
              <w:t>Warm Off-white</w:t>
            </w:r>
          </w:p>
        </w:tc>
        <w:tc>
          <w:tcPr>
            <w:tcW w:w="2800" w:type="dxa"/>
            <w:tcBorders>
              <w:top w:val="single" w:sz="1" w:space="0" w:color="CBD5E1"/>
              <w:left w:val="single" w:sz="1" w:space="0" w:color="CBD5E1"/>
              <w:bottom w:val="single" w:sz="1" w:space="0" w:color="CBD5E1"/>
              <w:right w:val="single" w:sz="1" w:space="0" w:color="CBD5E1"/>
            </w:tcBorders>
          </w:tcPr>
          <w:p w14:paraId="66215C1F" w14:textId="77777777" w:rsidR="009F15F3" w:rsidRDefault="00E73214">
            <w:r>
              <w:rPr>
                <w:color w:val="374151"/>
                <w:sz w:val="15"/>
                <w:szCs w:val="15"/>
              </w:rPr>
              <w:t>Page bleed, light surface, cream flush</w:t>
            </w:r>
          </w:p>
        </w:tc>
      </w:tr>
      <w:tr w:rsidR="009F15F3" w14:paraId="705600D7"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7F4BF71A" w14:textId="77777777" w:rsidR="009F15F3" w:rsidRDefault="00E73214">
            <w:r>
              <w:rPr>
                <w:b/>
                <w:bCs/>
                <w:color w:val="374151"/>
                <w:sz w:val="15"/>
                <w:szCs w:val="15"/>
              </w:rPr>
              <w:t>Primary 3 / Deep</w:t>
            </w:r>
          </w:p>
        </w:tc>
        <w:tc>
          <w:tcPr>
            <w:tcW w:w="2200" w:type="dxa"/>
            <w:tcBorders>
              <w:top w:val="single" w:sz="1" w:space="0" w:color="CBD5E1"/>
              <w:left w:val="single" w:sz="1" w:space="0" w:color="CBD5E1"/>
              <w:bottom w:val="single" w:sz="1" w:space="0" w:color="CBD5E1"/>
              <w:right w:val="single" w:sz="1" w:space="0" w:color="CBD5E1"/>
            </w:tcBorders>
          </w:tcPr>
          <w:p w14:paraId="2053A3A6" w14:textId="77777777" w:rsidR="009F15F3" w:rsidRDefault="00E73214">
            <w:r>
              <w:rPr>
                <w:rFonts w:ascii="Courier New" w:hAnsi="Courier New"/>
                <w:color w:val="374151"/>
                <w:sz w:val="15"/>
                <w:szCs w:val="15"/>
              </w:rPr>
              <w:t>#1E3A5F</w:t>
            </w:r>
          </w:p>
        </w:tc>
        <w:tc>
          <w:tcPr>
            <w:tcW w:w="1960" w:type="dxa"/>
            <w:tcBorders>
              <w:top w:val="single" w:sz="1" w:space="0" w:color="CBD5E1"/>
              <w:left w:val="single" w:sz="1" w:space="0" w:color="CBD5E1"/>
              <w:bottom w:val="single" w:sz="1" w:space="0" w:color="CBD5E1"/>
              <w:right w:val="single" w:sz="1" w:space="0" w:color="CBD5E1"/>
            </w:tcBorders>
          </w:tcPr>
          <w:p w14:paraId="43B9CCE1" w14:textId="77777777" w:rsidR="009F15F3" w:rsidRDefault="00E73214">
            <w:r>
              <w:rPr>
                <w:color w:val="374151"/>
                <w:sz w:val="15"/>
                <w:szCs w:val="15"/>
              </w:rPr>
              <w:t>Deep Navy</w:t>
            </w:r>
          </w:p>
        </w:tc>
        <w:tc>
          <w:tcPr>
            <w:tcW w:w="2800" w:type="dxa"/>
            <w:tcBorders>
              <w:top w:val="single" w:sz="1" w:space="0" w:color="CBD5E1"/>
              <w:left w:val="single" w:sz="1" w:space="0" w:color="CBD5E1"/>
              <w:bottom w:val="single" w:sz="1" w:space="0" w:color="CBD5E1"/>
              <w:right w:val="single" w:sz="1" w:space="0" w:color="CBD5E1"/>
            </w:tcBorders>
          </w:tcPr>
          <w:p w14:paraId="49F5A8B5" w14:textId="77777777" w:rsidR="009F15F3" w:rsidRDefault="00E73214">
            <w:r>
              <w:rPr>
                <w:color w:val="374151"/>
                <w:sz w:val="15"/>
                <w:szCs w:val="15"/>
              </w:rPr>
              <w:t>Text on light | poster bottom-band</w:t>
            </w:r>
          </w:p>
        </w:tc>
      </w:tr>
      <w:tr w:rsidR="009F15F3" w14:paraId="5F7871A8"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2E6B372F" w14:textId="77777777" w:rsidR="009F15F3" w:rsidRDefault="00E73214">
            <w:r>
              <w:rPr>
                <w:b/>
                <w:bCs/>
                <w:color w:val="374151"/>
                <w:sz w:val="15"/>
                <w:szCs w:val="15"/>
              </w:rPr>
              <w:t>Primary 4 / Muted</w:t>
            </w:r>
          </w:p>
        </w:tc>
        <w:tc>
          <w:tcPr>
            <w:tcW w:w="2200" w:type="dxa"/>
            <w:tcBorders>
              <w:top w:val="single" w:sz="1" w:space="0" w:color="CBD5E1"/>
              <w:left w:val="single" w:sz="1" w:space="0" w:color="CBD5E1"/>
              <w:bottom w:val="single" w:sz="1" w:space="0" w:color="CBD5E1"/>
              <w:right w:val="single" w:sz="1" w:space="0" w:color="CBD5E1"/>
            </w:tcBorders>
          </w:tcPr>
          <w:p w14:paraId="6230E24F" w14:textId="77777777" w:rsidR="009F15F3" w:rsidRDefault="00E73214">
            <w:r>
              <w:rPr>
                <w:rFonts w:ascii="Courier New" w:hAnsi="Courier New"/>
                <w:color w:val="374151"/>
                <w:sz w:val="15"/>
                <w:szCs w:val="15"/>
              </w:rPr>
              <w:t>#0E7490</w:t>
            </w:r>
          </w:p>
        </w:tc>
        <w:tc>
          <w:tcPr>
            <w:tcW w:w="1960" w:type="dxa"/>
            <w:tcBorders>
              <w:top w:val="single" w:sz="1" w:space="0" w:color="CBD5E1"/>
              <w:left w:val="single" w:sz="1" w:space="0" w:color="CBD5E1"/>
              <w:bottom w:val="single" w:sz="1" w:space="0" w:color="CBD5E1"/>
              <w:right w:val="single" w:sz="1" w:space="0" w:color="CBD5E1"/>
            </w:tcBorders>
          </w:tcPr>
          <w:p w14:paraId="0866E18C" w14:textId="77777777" w:rsidR="009F15F3" w:rsidRDefault="00E73214">
            <w:r>
              <w:rPr>
                <w:color w:val="374151"/>
                <w:sz w:val="15"/>
                <w:szCs w:val="15"/>
              </w:rPr>
              <w:t>Teal Dusk</w:t>
            </w:r>
          </w:p>
        </w:tc>
        <w:tc>
          <w:tcPr>
            <w:tcW w:w="2800" w:type="dxa"/>
            <w:tcBorders>
              <w:top w:val="single" w:sz="1" w:space="0" w:color="CBD5E1"/>
              <w:left w:val="single" w:sz="1" w:space="0" w:color="CBD5E1"/>
              <w:bottom w:val="single" w:sz="1" w:space="0" w:color="CBD5E1"/>
              <w:right w:val="single" w:sz="1" w:space="0" w:color="CBD5E1"/>
            </w:tcBorders>
          </w:tcPr>
          <w:p w14:paraId="6DE75A19" w14:textId="77777777" w:rsidR="009F15F3" w:rsidRDefault="00E73214">
            <w:r>
              <w:rPr>
                <w:color w:val="374151"/>
                <w:sz w:val="15"/>
                <w:szCs w:val="15"/>
              </w:rPr>
              <w:t>Accent line, sub-brand mark</w:t>
            </w:r>
          </w:p>
        </w:tc>
      </w:tr>
      <w:tr w:rsidR="009F15F3" w14:paraId="25ABC01F"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2AAD2E8C" w14:textId="77777777" w:rsidR="009F15F3" w:rsidRDefault="00E73214">
            <w:r>
              <w:rPr>
                <w:b/>
                <w:bCs/>
                <w:color w:val="374151"/>
                <w:sz w:val="15"/>
                <w:szCs w:val="15"/>
              </w:rPr>
              <w:t>Primary 5 / Warm</w:t>
            </w:r>
          </w:p>
        </w:tc>
        <w:tc>
          <w:tcPr>
            <w:tcW w:w="2200" w:type="dxa"/>
            <w:tcBorders>
              <w:top w:val="single" w:sz="1" w:space="0" w:color="CBD5E1"/>
              <w:left w:val="single" w:sz="1" w:space="0" w:color="CBD5E1"/>
              <w:bottom w:val="single" w:sz="1" w:space="0" w:color="CBD5E1"/>
              <w:right w:val="single" w:sz="1" w:space="0" w:color="CBD5E1"/>
            </w:tcBorders>
          </w:tcPr>
          <w:p w14:paraId="50DF75A5" w14:textId="77777777" w:rsidR="009F15F3" w:rsidRDefault="00E73214">
            <w:r>
              <w:rPr>
                <w:rFonts w:ascii="Courier New" w:hAnsi="Courier New"/>
                <w:color w:val="374151"/>
                <w:sz w:val="15"/>
                <w:szCs w:val="15"/>
              </w:rPr>
              <w:t>#92400E</w:t>
            </w:r>
          </w:p>
        </w:tc>
        <w:tc>
          <w:tcPr>
            <w:tcW w:w="1960" w:type="dxa"/>
            <w:tcBorders>
              <w:top w:val="single" w:sz="1" w:space="0" w:color="CBD5E1"/>
              <w:left w:val="single" w:sz="1" w:space="0" w:color="CBD5E1"/>
              <w:bottom w:val="single" w:sz="1" w:space="0" w:color="CBD5E1"/>
              <w:right w:val="single" w:sz="1" w:space="0" w:color="CBD5E1"/>
            </w:tcBorders>
          </w:tcPr>
          <w:p w14:paraId="27B10B0B" w14:textId="77777777" w:rsidR="009F15F3" w:rsidRDefault="00E73214">
            <w:r>
              <w:rPr>
                <w:color w:val="374151"/>
                <w:sz w:val="15"/>
                <w:szCs w:val="15"/>
              </w:rPr>
              <w:t>Umber</w:t>
            </w:r>
          </w:p>
        </w:tc>
        <w:tc>
          <w:tcPr>
            <w:tcW w:w="2800" w:type="dxa"/>
            <w:tcBorders>
              <w:top w:val="single" w:sz="1" w:space="0" w:color="CBD5E1"/>
              <w:left w:val="single" w:sz="1" w:space="0" w:color="CBD5E1"/>
              <w:bottom w:val="single" w:sz="1" w:space="0" w:color="CBD5E1"/>
              <w:right w:val="single" w:sz="1" w:space="0" w:color="CBD5E1"/>
            </w:tcBorders>
          </w:tcPr>
          <w:p w14:paraId="4E015F24" w14:textId="77777777" w:rsidR="009F15F3" w:rsidRDefault="00E73214">
            <w:r>
              <w:rPr>
                <w:color w:val="374151"/>
                <w:sz w:val="15"/>
                <w:szCs w:val="15"/>
              </w:rPr>
              <w:t>Sepia shadow pole | duotone dark stop</w:t>
            </w:r>
          </w:p>
        </w:tc>
      </w:tr>
      <w:tr w:rsidR="009F15F3" w14:paraId="0EEAC9D0"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48F62926" w14:textId="77777777" w:rsidR="009F15F3" w:rsidRDefault="00E73214">
            <w:r>
              <w:rPr>
                <w:b/>
                <w:bCs/>
                <w:color w:val="374151"/>
                <w:sz w:val="15"/>
                <w:szCs w:val="15"/>
              </w:rPr>
              <w:t>Neutral 1 / Charcoal</w:t>
            </w:r>
          </w:p>
        </w:tc>
        <w:tc>
          <w:tcPr>
            <w:tcW w:w="2200" w:type="dxa"/>
            <w:tcBorders>
              <w:top w:val="single" w:sz="1" w:space="0" w:color="CBD5E1"/>
              <w:left w:val="single" w:sz="1" w:space="0" w:color="CBD5E1"/>
              <w:bottom w:val="single" w:sz="1" w:space="0" w:color="CBD5E1"/>
              <w:right w:val="single" w:sz="1" w:space="0" w:color="CBD5E1"/>
            </w:tcBorders>
          </w:tcPr>
          <w:p w14:paraId="26956003" w14:textId="77777777" w:rsidR="009F15F3" w:rsidRDefault="00E73214">
            <w:r>
              <w:rPr>
                <w:rFonts w:ascii="Courier New" w:hAnsi="Courier New"/>
                <w:color w:val="374151"/>
                <w:sz w:val="15"/>
                <w:szCs w:val="15"/>
              </w:rPr>
              <w:t>#1F2937</w:t>
            </w:r>
          </w:p>
        </w:tc>
        <w:tc>
          <w:tcPr>
            <w:tcW w:w="1960" w:type="dxa"/>
            <w:tcBorders>
              <w:top w:val="single" w:sz="1" w:space="0" w:color="CBD5E1"/>
              <w:left w:val="single" w:sz="1" w:space="0" w:color="CBD5E1"/>
              <w:bottom w:val="single" w:sz="1" w:space="0" w:color="CBD5E1"/>
              <w:right w:val="single" w:sz="1" w:space="0" w:color="CBD5E1"/>
            </w:tcBorders>
          </w:tcPr>
          <w:p w14:paraId="4B911853" w14:textId="77777777" w:rsidR="009F15F3" w:rsidRDefault="00E73214">
            <w:r>
              <w:rPr>
                <w:color w:val="374151"/>
                <w:sz w:val="15"/>
                <w:szCs w:val="15"/>
              </w:rPr>
              <w:t>Charcoal Slate</w:t>
            </w:r>
          </w:p>
        </w:tc>
        <w:tc>
          <w:tcPr>
            <w:tcW w:w="2800" w:type="dxa"/>
            <w:tcBorders>
              <w:top w:val="single" w:sz="1" w:space="0" w:color="CBD5E1"/>
              <w:left w:val="single" w:sz="1" w:space="0" w:color="CBD5E1"/>
              <w:bottom w:val="single" w:sz="1" w:space="0" w:color="CBD5E1"/>
              <w:right w:val="single" w:sz="1" w:space="0" w:color="CBD5E1"/>
            </w:tcBorders>
          </w:tcPr>
          <w:p w14:paraId="185EFBB3" w14:textId="77777777" w:rsidR="009F15F3" w:rsidRDefault="00E73214">
            <w:r>
              <w:rPr>
                <w:color w:val="374151"/>
                <w:sz w:val="15"/>
                <w:szCs w:val="15"/>
              </w:rPr>
              <w:t>Body text, full-bleed dark poster option</w:t>
            </w:r>
          </w:p>
        </w:tc>
      </w:tr>
      <w:tr w:rsidR="009F15F3" w14:paraId="4CDF9894"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604CE47C" w14:textId="77777777" w:rsidR="009F15F3" w:rsidRDefault="00E73214">
            <w:r>
              <w:rPr>
                <w:b/>
                <w:bCs/>
                <w:color w:val="374151"/>
                <w:sz w:val="15"/>
                <w:szCs w:val="15"/>
              </w:rPr>
              <w:t>Neutral 2 / Bone</w:t>
            </w:r>
          </w:p>
        </w:tc>
        <w:tc>
          <w:tcPr>
            <w:tcW w:w="2200" w:type="dxa"/>
            <w:tcBorders>
              <w:top w:val="single" w:sz="1" w:space="0" w:color="CBD5E1"/>
              <w:left w:val="single" w:sz="1" w:space="0" w:color="CBD5E1"/>
              <w:bottom w:val="single" w:sz="1" w:space="0" w:color="CBD5E1"/>
              <w:right w:val="single" w:sz="1" w:space="0" w:color="CBD5E1"/>
            </w:tcBorders>
          </w:tcPr>
          <w:p w14:paraId="00E66488" w14:textId="77777777" w:rsidR="009F15F3" w:rsidRDefault="00E73214">
            <w:r>
              <w:rPr>
                <w:rFonts w:ascii="Courier New" w:hAnsi="Courier New"/>
                <w:color w:val="374151"/>
                <w:sz w:val="15"/>
                <w:szCs w:val="15"/>
              </w:rPr>
              <w:t>#F5F5F4</w:t>
            </w:r>
          </w:p>
        </w:tc>
        <w:tc>
          <w:tcPr>
            <w:tcW w:w="1960" w:type="dxa"/>
            <w:tcBorders>
              <w:top w:val="single" w:sz="1" w:space="0" w:color="CBD5E1"/>
              <w:left w:val="single" w:sz="1" w:space="0" w:color="CBD5E1"/>
              <w:bottom w:val="single" w:sz="1" w:space="0" w:color="CBD5E1"/>
              <w:right w:val="single" w:sz="1" w:space="0" w:color="CBD5E1"/>
            </w:tcBorders>
          </w:tcPr>
          <w:p w14:paraId="21AB7612" w14:textId="77777777" w:rsidR="009F15F3" w:rsidRDefault="00E73214">
            <w:r>
              <w:rPr>
                <w:color w:val="374151"/>
                <w:sz w:val="15"/>
                <w:szCs w:val="15"/>
              </w:rPr>
              <w:t>Bone White</w:t>
            </w:r>
          </w:p>
        </w:tc>
        <w:tc>
          <w:tcPr>
            <w:tcW w:w="2800" w:type="dxa"/>
            <w:tcBorders>
              <w:top w:val="single" w:sz="1" w:space="0" w:color="CBD5E1"/>
              <w:left w:val="single" w:sz="1" w:space="0" w:color="CBD5E1"/>
              <w:bottom w:val="single" w:sz="1" w:space="0" w:color="CBD5E1"/>
              <w:right w:val="single" w:sz="1" w:space="0" w:color="CBD5E1"/>
            </w:tcBorders>
          </w:tcPr>
          <w:p w14:paraId="49DD6103" w14:textId="77777777" w:rsidR="009F15F3" w:rsidRDefault="00E73214">
            <w:r>
              <w:rPr>
                <w:color w:val="374151"/>
                <w:sz w:val="15"/>
                <w:szCs w:val="15"/>
              </w:rPr>
              <w:t>Film-base white, gallery mat</w:t>
            </w:r>
          </w:p>
        </w:tc>
      </w:tr>
      <w:tr w:rsidR="009F15F3" w14:paraId="2CC5F23C"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38ED37E3" w14:textId="77777777" w:rsidR="009F15F3" w:rsidRDefault="00E73214">
            <w:r>
              <w:rPr>
                <w:b/>
                <w:bCs/>
                <w:color w:val="374151"/>
                <w:sz w:val="15"/>
                <w:szCs w:val="15"/>
              </w:rPr>
              <w:t>Accent / Amber Spot</w:t>
            </w:r>
          </w:p>
        </w:tc>
        <w:tc>
          <w:tcPr>
            <w:tcW w:w="2200" w:type="dxa"/>
            <w:tcBorders>
              <w:top w:val="single" w:sz="1" w:space="0" w:color="CBD5E1"/>
              <w:left w:val="single" w:sz="1" w:space="0" w:color="CBD5E1"/>
              <w:bottom w:val="single" w:sz="1" w:space="0" w:color="CBD5E1"/>
              <w:right w:val="single" w:sz="1" w:space="0" w:color="CBD5E1"/>
            </w:tcBorders>
          </w:tcPr>
          <w:p w14:paraId="7F85DC4C" w14:textId="77777777" w:rsidR="009F15F3" w:rsidRDefault="00E73214">
            <w:r>
              <w:rPr>
                <w:rFonts w:ascii="Courier New" w:hAnsi="Courier New"/>
                <w:color w:val="374151"/>
                <w:sz w:val="15"/>
                <w:szCs w:val="15"/>
              </w:rPr>
              <w:t>#F59E0B</w:t>
            </w:r>
          </w:p>
        </w:tc>
        <w:tc>
          <w:tcPr>
            <w:tcW w:w="1960" w:type="dxa"/>
            <w:tcBorders>
              <w:top w:val="single" w:sz="1" w:space="0" w:color="CBD5E1"/>
              <w:left w:val="single" w:sz="1" w:space="0" w:color="CBD5E1"/>
              <w:bottom w:val="single" w:sz="1" w:space="0" w:color="CBD5E1"/>
              <w:right w:val="single" w:sz="1" w:space="0" w:color="CBD5E1"/>
            </w:tcBorders>
          </w:tcPr>
          <w:p w14:paraId="4D6151D6" w14:textId="77777777" w:rsidR="009F15F3" w:rsidRDefault="00E73214">
            <w:r>
              <w:rPr>
                <w:color w:val="374151"/>
                <w:sz w:val="15"/>
                <w:szCs w:val="15"/>
              </w:rPr>
              <w:t>Amber Accent</w:t>
            </w:r>
          </w:p>
        </w:tc>
        <w:tc>
          <w:tcPr>
            <w:tcW w:w="2800" w:type="dxa"/>
            <w:tcBorders>
              <w:top w:val="single" w:sz="1" w:space="0" w:color="CBD5E1"/>
              <w:left w:val="single" w:sz="1" w:space="0" w:color="CBD5E1"/>
              <w:bottom w:val="single" w:sz="1" w:space="0" w:color="CBD5E1"/>
              <w:right w:val="single" w:sz="1" w:space="0" w:color="CBD5E1"/>
            </w:tcBorders>
          </w:tcPr>
          <w:p w14:paraId="298D4CBF" w14:textId="77777777" w:rsidR="009F15F3" w:rsidRDefault="00E73214">
            <w:r>
              <w:rPr>
                <w:color w:val="374151"/>
                <w:sz w:val="15"/>
                <w:szCs w:val="15"/>
              </w:rPr>
              <w:t>Spot highlight only 2-4% of canvas max</w:t>
            </w:r>
          </w:p>
        </w:tc>
      </w:tr>
      <w:tr w:rsidR="009F15F3" w14:paraId="5D342664"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40EAC023" w14:textId="77777777" w:rsidR="009F15F3" w:rsidRDefault="00E73214">
            <w:r>
              <w:rPr>
                <w:b/>
                <w:bCs/>
                <w:color w:val="374151"/>
                <w:sz w:val="15"/>
                <w:szCs w:val="15"/>
              </w:rPr>
              <w:t>Gradient A / Dawn</w:t>
            </w:r>
          </w:p>
        </w:tc>
        <w:tc>
          <w:tcPr>
            <w:tcW w:w="2200" w:type="dxa"/>
            <w:tcBorders>
              <w:top w:val="single" w:sz="1" w:space="0" w:color="CBD5E1"/>
              <w:left w:val="single" w:sz="1" w:space="0" w:color="CBD5E1"/>
              <w:bottom w:val="single" w:sz="1" w:space="0" w:color="CBD5E1"/>
              <w:right w:val="single" w:sz="1" w:space="0" w:color="CBD5E1"/>
            </w:tcBorders>
          </w:tcPr>
          <w:p w14:paraId="08D9DE7A" w14:textId="77777777" w:rsidR="009F15F3" w:rsidRDefault="00E73214">
            <w:r>
              <w:rPr>
                <w:color w:val="374151"/>
                <w:sz w:val="15"/>
                <w:szCs w:val="15"/>
              </w:rPr>
              <w:t>linear-gradient(180deg, #FDE68A 0%, #FEFCE8 60%, #FFFFFF 100%)</w:t>
            </w:r>
          </w:p>
        </w:tc>
        <w:tc>
          <w:tcPr>
            <w:tcW w:w="1960" w:type="dxa"/>
            <w:tcBorders>
              <w:top w:val="single" w:sz="1" w:space="0" w:color="CBD5E1"/>
              <w:left w:val="single" w:sz="1" w:space="0" w:color="CBD5E1"/>
              <w:bottom w:val="single" w:sz="1" w:space="0" w:color="CBD5E1"/>
              <w:right w:val="single" w:sz="1" w:space="0" w:color="CBD5E1"/>
            </w:tcBorders>
          </w:tcPr>
          <w:p w14:paraId="2938A70B" w14:textId="77777777" w:rsidR="009F15F3" w:rsidRDefault="00E73214">
            <w:r>
              <w:rPr>
                <w:color w:val="374151"/>
                <w:sz w:val="15"/>
                <w:szCs w:val="15"/>
              </w:rPr>
              <w:t>Dawn Sky Gradient</w:t>
            </w:r>
          </w:p>
        </w:tc>
        <w:tc>
          <w:tcPr>
            <w:tcW w:w="2800" w:type="dxa"/>
            <w:tcBorders>
              <w:top w:val="single" w:sz="1" w:space="0" w:color="CBD5E1"/>
              <w:left w:val="single" w:sz="1" w:space="0" w:color="CBD5E1"/>
              <w:bottom w:val="single" w:sz="1" w:space="0" w:color="CBD5E1"/>
              <w:right w:val="single" w:sz="1" w:space="0" w:color="CBD5E1"/>
            </w:tcBorders>
          </w:tcPr>
          <w:p w14:paraId="7D6D17BA" w14:textId="77777777" w:rsidR="009F15F3" w:rsidRDefault="00E73214">
            <w:r>
              <w:rPr>
                <w:color w:val="374151"/>
                <w:sz w:val="15"/>
                <w:szCs w:val="15"/>
              </w:rPr>
              <w:t>Top-to-bottom hero backdrop</w:t>
            </w:r>
          </w:p>
        </w:tc>
      </w:tr>
      <w:tr w:rsidR="009F15F3" w14:paraId="546D8720"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34B1B2DB" w14:textId="77777777" w:rsidR="009F15F3" w:rsidRDefault="00E73214">
            <w:r>
              <w:rPr>
                <w:b/>
                <w:bCs/>
                <w:color w:val="374151"/>
                <w:sz w:val="15"/>
                <w:szCs w:val="15"/>
              </w:rPr>
              <w:t>Gradient B / Dusk</w:t>
            </w:r>
          </w:p>
        </w:tc>
        <w:tc>
          <w:tcPr>
            <w:tcW w:w="2200" w:type="dxa"/>
            <w:tcBorders>
              <w:top w:val="single" w:sz="1" w:space="0" w:color="CBD5E1"/>
              <w:left w:val="single" w:sz="1" w:space="0" w:color="CBD5E1"/>
              <w:bottom w:val="single" w:sz="1" w:space="0" w:color="CBD5E1"/>
              <w:right w:val="single" w:sz="1" w:space="0" w:color="CBD5E1"/>
            </w:tcBorders>
          </w:tcPr>
          <w:p w14:paraId="20273DF3" w14:textId="77777777" w:rsidR="009F15F3" w:rsidRDefault="00E73214">
            <w:r>
              <w:rPr>
                <w:color w:val="374151"/>
                <w:sz w:val="15"/>
                <w:szCs w:val="15"/>
              </w:rPr>
              <w:t>linear-gradient(180deg, #1E3A5F 0%, #0E7490 50%, #92400E 100%)</w:t>
            </w:r>
          </w:p>
        </w:tc>
        <w:tc>
          <w:tcPr>
            <w:tcW w:w="1960" w:type="dxa"/>
            <w:tcBorders>
              <w:top w:val="single" w:sz="1" w:space="0" w:color="CBD5E1"/>
              <w:left w:val="single" w:sz="1" w:space="0" w:color="CBD5E1"/>
              <w:bottom w:val="single" w:sz="1" w:space="0" w:color="CBD5E1"/>
              <w:right w:val="single" w:sz="1" w:space="0" w:color="CBD5E1"/>
            </w:tcBorders>
          </w:tcPr>
          <w:p w14:paraId="1C804435" w14:textId="77777777" w:rsidR="009F15F3" w:rsidRDefault="00E73214">
            <w:r>
              <w:rPr>
                <w:color w:val="374151"/>
                <w:sz w:val="15"/>
                <w:szCs w:val="15"/>
              </w:rPr>
              <w:t>Dusk Triad Gradient</w:t>
            </w:r>
          </w:p>
        </w:tc>
        <w:tc>
          <w:tcPr>
            <w:tcW w:w="2800" w:type="dxa"/>
            <w:tcBorders>
              <w:top w:val="single" w:sz="1" w:space="0" w:color="CBD5E1"/>
              <w:left w:val="single" w:sz="1" w:space="0" w:color="CBD5E1"/>
              <w:bottom w:val="single" w:sz="1" w:space="0" w:color="CBD5E1"/>
              <w:right w:val="single" w:sz="1" w:space="0" w:color="CBD5E1"/>
            </w:tcBorders>
          </w:tcPr>
          <w:p w14:paraId="7FC5702E" w14:textId="77777777" w:rsidR="009F15F3" w:rsidRDefault="00E73214">
            <w:r>
              <w:rPr>
                <w:color w:val="374151"/>
                <w:sz w:val="15"/>
                <w:szCs w:val="15"/>
              </w:rPr>
              <w:t>Evening / devotional variants</w:t>
            </w:r>
          </w:p>
        </w:tc>
      </w:tr>
      <w:tr w:rsidR="009F15F3" w14:paraId="1E5A4A18"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08E5BE8E" w14:textId="77777777" w:rsidR="009F15F3" w:rsidRDefault="00E73214">
            <w:r>
              <w:rPr>
                <w:b/>
                <w:bCs/>
                <w:color w:val="374151"/>
                <w:sz w:val="15"/>
                <w:szCs w:val="15"/>
              </w:rPr>
              <w:t>Duotone / Film</w:t>
            </w:r>
          </w:p>
        </w:tc>
        <w:tc>
          <w:tcPr>
            <w:tcW w:w="2200" w:type="dxa"/>
            <w:tcBorders>
              <w:top w:val="single" w:sz="1" w:space="0" w:color="CBD5E1"/>
              <w:left w:val="single" w:sz="1" w:space="0" w:color="CBD5E1"/>
              <w:bottom w:val="single" w:sz="1" w:space="0" w:color="CBD5E1"/>
              <w:right w:val="single" w:sz="1" w:space="0" w:color="CBD5E1"/>
            </w:tcBorders>
          </w:tcPr>
          <w:p w14:paraId="70CBFE96" w14:textId="77777777" w:rsidR="009F15F3" w:rsidRDefault="00E73214">
            <w:r>
              <w:rPr>
                <w:color w:val="374151"/>
                <w:sz w:val="15"/>
                <w:szCs w:val="15"/>
              </w:rPr>
              <w:t>Blue #1E3A5F shadow → Cream #FEFCE8 highlight</w:t>
            </w:r>
          </w:p>
        </w:tc>
        <w:tc>
          <w:tcPr>
            <w:tcW w:w="1960" w:type="dxa"/>
            <w:tcBorders>
              <w:top w:val="single" w:sz="1" w:space="0" w:color="CBD5E1"/>
              <w:left w:val="single" w:sz="1" w:space="0" w:color="CBD5E1"/>
              <w:bottom w:val="single" w:sz="1" w:space="0" w:color="CBD5E1"/>
              <w:right w:val="single" w:sz="1" w:space="0" w:color="CBD5E1"/>
            </w:tcBorders>
          </w:tcPr>
          <w:p w14:paraId="5CF2B8C0" w14:textId="77777777" w:rsidR="009F15F3" w:rsidRDefault="00E73214">
            <w:r>
              <w:rPr>
                <w:color w:val="374151"/>
                <w:sz w:val="15"/>
                <w:szCs w:val="15"/>
              </w:rPr>
              <w:t>Kodak Portra 400 Duotone</w:t>
            </w:r>
          </w:p>
        </w:tc>
        <w:tc>
          <w:tcPr>
            <w:tcW w:w="2800" w:type="dxa"/>
            <w:tcBorders>
              <w:top w:val="single" w:sz="1" w:space="0" w:color="CBD5E1"/>
              <w:left w:val="single" w:sz="1" w:space="0" w:color="CBD5E1"/>
              <w:bottom w:val="single" w:sz="1" w:space="0" w:color="CBD5E1"/>
              <w:right w:val="single" w:sz="1" w:space="0" w:color="CBD5E1"/>
            </w:tcBorders>
          </w:tcPr>
          <w:p w14:paraId="66A68C1E" w14:textId="77777777" w:rsidR="009F15F3" w:rsidRDefault="00E73214">
            <w:r>
              <w:rPr>
                <w:color w:val="374151"/>
                <w:sz w:val="15"/>
                <w:szCs w:val="15"/>
              </w:rPr>
              <w:t>Photo-duotone base</w:t>
            </w:r>
          </w:p>
        </w:tc>
      </w:tr>
      <w:tr w:rsidR="009F15F3" w14:paraId="24E81051"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08D9437A" w14:textId="77777777" w:rsidR="009F15F3" w:rsidRDefault="00E73214">
            <w:r>
              <w:rPr>
                <w:b/>
                <w:bCs/>
                <w:color w:val="374151"/>
                <w:sz w:val="15"/>
                <w:szCs w:val="15"/>
              </w:rPr>
              <w:t>Grain</w:t>
            </w:r>
          </w:p>
        </w:tc>
        <w:tc>
          <w:tcPr>
            <w:tcW w:w="2200" w:type="dxa"/>
            <w:tcBorders>
              <w:top w:val="single" w:sz="1" w:space="0" w:color="CBD5E1"/>
              <w:left w:val="single" w:sz="1" w:space="0" w:color="CBD5E1"/>
              <w:bottom w:val="single" w:sz="1" w:space="0" w:color="CBD5E1"/>
              <w:right w:val="single" w:sz="1" w:space="0" w:color="CBD5E1"/>
            </w:tcBorders>
          </w:tcPr>
          <w:p w14:paraId="11FE611C" w14:textId="77777777" w:rsidR="009F15F3" w:rsidRDefault="00E73214">
            <w:r>
              <w:rPr>
                <w:color w:val="374151"/>
                <w:sz w:val="15"/>
                <w:szCs w:val="15"/>
              </w:rPr>
              <w:t>Kodak 35mm grain pattern @ 8% luminosity</w:t>
            </w:r>
          </w:p>
        </w:tc>
        <w:tc>
          <w:tcPr>
            <w:tcW w:w="1960" w:type="dxa"/>
            <w:tcBorders>
              <w:top w:val="single" w:sz="1" w:space="0" w:color="CBD5E1"/>
              <w:left w:val="single" w:sz="1" w:space="0" w:color="CBD5E1"/>
              <w:bottom w:val="single" w:sz="1" w:space="0" w:color="CBD5E1"/>
              <w:right w:val="single" w:sz="1" w:space="0" w:color="CBD5E1"/>
            </w:tcBorders>
          </w:tcPr>
          <w:p w14:paraId="66E03514" w14:textId="77777777" w:rsidR="009F15F3" w:rsidRDefault="00E73214">
            <w:r>
              <w:rPr>
                <w:color w:val="374151"/>
                <w:sz w:val="15"/>
                <w:szCs w:val="15"/>
              </w:rPr>
              <w:t>Film Grain</w:t>
            </w:r>
          </w:p>
        </w:tc>
        <w:tc>
          <w:tcPr>
            <w:tcW w:w="2800" w:type="dxa"/>
            <w:tcBorders>
              <w:top w:val="single" w:sz="1" w:space="0" w:color="CBD5E1"/>
              <w:left w:val="single" w:sz="1" w:space="0" w:color="CBD5E1"/>
              <w:bottom w:val="single" w:sz="1" w:space="0" w:color="CBD5E1"/>
              <w:right w:val="single" w:sz="1" w:space="0" w:color="CBD5E1"/>
            </w:tcBorders>
          </w:tcPr>
          <w:p w14:paraId="42612C2A" w14:textId="77777777" w:rsidR="009F15F3" w:rsidRDefault="00E73214">
            <w:r>
              <w:rPr>
                <w:color w:val="374151"/>
                <w:sz w:val="15"/>
                <w:szCs w:val="15"/>
              </w:rPr>
              <w:t>Universal photo overlay</w:t>
            </w:r>
          </w:p>
        </w:tc>
      </w:tr>
      <w:tr w:rsidR="009F15F3" w14:paraId="6D5AD3FF"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75C6AAB8" w14:textId="77777777" w:rsidR="009F15F3" w:rsidRDefault="00E73214">
            <w:r>
              <w:rPr>
                <w:b/>
                <w:bCs/>
                <w:color w:val="374151"/>
                <w:sz w:val="15"/>
                <w:szCs w:val="15"/>
              </w:rPr>
              <w:t>Halation</w:t>
            </w:r>
          </w:p>
        </w:tc>
        <w:tc>
          <w:tcPr>
            <w:tcW w:w="2200" w:type="dxa"/>
            <w:tcBorders>
              <w:top w:val="single" w:sz="1" w:space="0" w:color="CBD5E1"/>
              <w:left w:val="single" w:sz="1" w:space="0" w:color="CBD5E1"/>
              <w:bottom w:val="single" w:sz="1" w:space="0" w:color="CBD5E1"/>
              <w:right w:val="single" w:sz="1" w:space="0" w:color="CBD5E1"/>
            </w:tcBorders>
          </w:tcPr>
          <w:p w14:paraId="619056FE" w14:textId="77777777" w:rsidR="009F15F3" w:rsidRDefault="00E73214">
            <w:r>
              <w:rPr>
                <w:color w:val="374151"/>
                <w:sz w:val="15"/>
                <w:szCs w:val="15"/>
              </w:rPr>
              <w:t>Warm red-orange #92400E @ 15% opacity, Gaussian blur 4px around highlights</w:t>
            </w:r>
          </w:p>
        </w:tc>
        <w:tc>
          <w:tcPr>
            <w:tcW w:w="1960" w:type="dxa"/>
            <w:tcBorders>
              <w:top w:val="single" w:sz="1" w:space="0" w:color="CBD5E1"/>
              <w:left w:val="single" w:sz="1" w:space="0" w:color="CBD5E1"/>
              <w:bottom w:val="single" w:sz="1" w:space="0" w:color="CBD5E1"/>
              <w:right w:val="single" w:sz="1" w:space="0" w:color="CBD5E1"/>
            </w:tcBorders>
          </w:tcPr>
          <w:p w14:paraId="79663BBE" w14:textId="77777777" w:rsidR="009F15F3" w:rsidRDefault="00E73214">
            <w:r>
              <w:rPr>
                <w:color w:val="374151"/>
                <w:sz w:val="15"/>
                <w:szCs w:val="15"/>
              </w:rPr>
              <w:t>Film Halation</w:t>
            </w:r>
          </w:p>
        </w:tc>
        <w:tc>
          <w:tcPr>
            <w:tcW w:w="2800" w:type="dxa"/>
            <w:tcBorders>
              <w:top w:val="single" w:sz="1" w:space="0" w:color="CBD5E1"/>
              <w:left w:val="single" w:sz="1" w:space="0" w:color="CBD5E1"/>
              <w:bottom w:val="single" w:sz="1" w:space="0" w:color="CBD5E1"/>
              <w:right w:val="single" w:sz="1" w:space="0" w:color="CBD5E1"/>
            </w:tcBorders>
          </w:tcPr>
          <w:p w14:paraId="620ED052" w14:textId="77777777" w:rsidR="009F15F3" w:rsidRDefault="00E73214">
            <w:r>
              <w:rPr>
                <w:color w:val="374151"/>
                <w:sz w:val="15"/>
                <w:szCs w:val="15"/>
              </w:rPr>
              <w:t>Classic cinematic bloom</w:t>
            </w:r>
          </w:p>
        </w:tc>
      </w:tr>
      <w:tr w:rsidR="009F15F3" w14:paraId="5B3D64B6"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5083C14A" w14:textId="77777777" w:rsidR="009F15F3" w:rsidRDefault="00E73214">
            <w:r>
              <w:rPr>
                <w:b/>
                <w:bCs/>
                <w:color w:val="374151"/>
                <w:sz w:val="15"/>
                <w:szCs w:val="15"/>
              </w:rPr>
              <w:t>Vignette</w:t>
            </w:r>
          </w:p>
        </w:tc>
        <w:tc>
          <w:tcPr>
            <w:tcW w:w="2200" w:type="dxa"/>
            <w:tcBorders>
              <w:top w:val="single" w:sz="1" w:space="0" w:color="CBD5E1"/>
              <w:left w:val="single" w:sz="1" w:space="0" w:color="CBD5E1"/>
              <w:bottom w:val="single" w:sz="1" w:space="0" w:color="CBD5E1"/>
              <w:right w:val="single" w:sz="1" w:space="0" w:color="CBD5E1"/>
            </w:tcBorders>
          </w:tcPr>
          <w:p w14:paraId="699B240C" w14:textId="77777777" w:rsidR="009F15F3" w:rsidRDefault="00E73214">
            <w:r>
              <w:rPr>
                <w:color w:val="374151"/>
                <w:sz w:val="15"/>
                <w:szCs w:val="15"/>
              </w:rPr>
              <w:t>rgba(0,0,0,0.18) radial, 1400px radius, centred</w:t>
            </w:r>
          </w:p>
        </w:tc>
        <w:tc>
          <w:tcPr>
            <w:tcW w:w="1960" w:type="dxa"/>
            <w:tcBorders>
              <w:top w:val="single" w:sz="1" w:space="0" w:color="CBD5E1"/>
              <w:left w:val="single" w:sz="1" w:space="0" w:color="CBD5E1"/>
              <w:bottom w:val="single" w:sz="1" w:space="0" w:color="CBD5E1"/>
              <w:right w:val="single" w:sz="1" w:space="0" w:color="CBD5E1"/>
            </w:tcBorders>
          </w:tcPr>
          <w:p w14:paraId="7FC2DD56" w14:textId="77777777" w:rsidR="009F15F3" w:rsidRDefault="00E73214">
            <w:r>
              <w:rPr>
                <w:color w:val="374151"/>
                <w:sz w:val="15"/>
                <w:szCs w:val="15"/>
              </w:rPr>
              <w:t>Subtle Cinematic Vignette</w:t>
            </w:r>
          </w:p>
        </w:tc>
        <w:tc>
          <w:tcPr>
            <w:tcW w:w="2800" w:type="dxa"/>
            <w:tcBorders>
              <w:top w:val="single" w:sz="1" w:space="0" w:color="CBD5E1"/>
              <w:left w:val="single" w:sz="1" w:space="0" w:color="CBD5E1"/>
              <w:bottom w:val="single" w:sz="1" w:space="0" w:color="CBD5E1"/>
              <w:right w:val="single" w:sz="1" w:space="0" w:color="CBD5E1"/>
            </w:tcBorders>
          </w:tcPr>
          <w:p w14:paraId="71B22B8B" w14:textId="77777777" w:rsidR="009F15F3" w:rsidRDefault="009F15F3"/>
        </w:tc>
      </w:tr>
    </w:tbl>
    <w:p w14:paraId="5D4D85A3" w14:textId="77777777" w:rsidR="009F15F3" w:rsidRDefault="009F15F3">
      <w:pPr>
        <w:spacing w:after="120"/>
      </w:pPr>
    </w:p>
    <w:p w14:paraId="020CB129" w14:textId="77777777" w:rsidR="009F15F3" w:rsidRDefault="00E73214">
      <w:pPr>
        <w:spacing w:before="200" w:after="60"/>
      </w:pPr>
      <w:r>
        <w:rPr>
          <w:b/>
          <w:bCs/>
          <w:color w:val="1E3A5F"/>
        </w:rPr>
        <w:t>2. Typography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400"/>
        <w:gridCol w:w="2000"/>
        <w:gridCol w:w="2760"/>
      </w:tblGrid>
      <w:tr w:rsidR="009F15F3" w14:paraId="66758C0E" w14:textId="77777777">
        <w:tc>
          <w:tcPr>
            <w:tcW w:w="2200" w:type="dxa"/>
            <w:tcBorders>
              <w:top w:val="single" w:sz="4" w:space="0" w:color="94A3B8"/>
              <w:left w:val="single" w:sz="1" w:space="0" w:color="CBD5E1"/>
              <w:bottom w:val="single" w:sz="4" w:space="0" w:color="94A3B8"/>
              <w:right w:val="single" w:sz="1" w:space="0" w:color="CBD5E1"/>
            </w:tcBorders>
            <w:shd w:val="clear" w:color="auto" w:fill="E0E7FF"/>
          </w:tcPr>
          <w:p w14:paraId="3BF5176F" w14:textId="77777777" w:rsidR="009F15F3" w:rsidRDefault="00E73214">
            <w:r>
              <w:rPr>
                <w:b/>
                <w:bCs/>
                <w:color w:val="1E3A5F"/>
                <w:sz w:val="15"/>
                <w:szCs w:val="15"/>
              </w:rPr>
              <w:t>Role</w:t>
            </w:r>
          </w:p>
        </w:tc>
        <w:tc>
          <w:tcPr>
            <w:tcW w:w="2400" w:type="dxa"/>
            <w:tcBorders>
              <w:top w:val="single" w:sz="4" w:space="0" w:color="94A3B8"/>
              <w:left w:val="single" w:sz="1" w:space="0" w:color="CBD5E1"/>
              <w:bottom w:val="single" w:sz="4" w:space="0" w:color="94A3B8"/>
              <w:right w:val="single" w:sz="1" w:space="0" w:color="CBD5E1"/>
            </w:tcBorders>
            <w:shd w:val="clear" w:color="auto" w:fill="E0E7FF"/>
          </w:tcPr>
          <w:p w14:paraId="4490D73E" w14:textId="77777777" w:rsidR="009F15F3" w:rsidRDefault="00E73214">
            <w:r>
              <w:rPr>
                <w:b/>
                <w:bCs/>
                <w:color w:val="1E3A5F"/>
                <w:sz w:val="15"/>
                <w:szCs w:val="15"/>
              </w:rPr>
              <w:t>Font family</w:t>
            </w:r>
          </w:p>
        </w:tc>
        <w:tc>
          <w:tcPr>
            <w:tcW w:w="2000" w:type="dxa"/>
            <w:tcBorders>
              <w:top w:val="single" w:sz="4" w:space="0" w:color="94A3B8"/>
              <w:left w:val="single" w:sz="1" w:space="0" w:color="CBD5E1"/>
              <w:bottom w:val="single" w:sz="4" w:space="0" w:color="94A3B8"/>
              <w:right w:val="single" w:sz="1" w:space="0" w:color="CBD5E1"/>
            </w:tcBorders>
            <w:shd w:val="clear" w:color="auto" w:fill="E0E7FF"/>
          </w:tcPr>
          <w:p w14:paraId="039E2ECF" w14:textId="77777777" w:rsidR="009F15F3" w:rsidRDefault="00E73214">
            <w:r>
              <w:rPr>
                <w:b/>
                <w:bCs/>
                <w:color w:val="1E3A5F"/>
                <w:sz w:val="15"/>
                <w:szCs w:val="15"/>
              </w:rPr>
              <w:t>Weight / size / tracking</w:t>
            </w:r>
          </w:p>
        </w:tc>
        <w:tc>
          <w:tcPr>
            <w:tcW w:w="2760" w:type="dxa"/>
            <w:tcBorders>
              <w:top w:val="single" w:sz="4" w:space="0" w:color="94A3B8"/>
              <w:left w:val="single" w:sz="1" w:space="0" w:color="CBD5E1"/>
              <w:bottom w:val="single" w:sz="4" w:space="0" w:color="94A3B8"/>
              <w:right w:val="single" w:sz="1" w:space="0" w:color="CBD5E1"/>
            </w:tcBorders>
            <w:shd w:val="clear" w:color="auto" w:fill="E0E7FF"/>
          </w:tcPr>
          <w:p w14:paraId="66766109" w14:textId="77777777" w:rsidR="009F15F3" w:rsidRDefault="00E73214">
            <w:r>
              <w:rPr>
                <w:b/>
                <w:bCs/>
                <w:color w:val="1E3A5F"/>
                <w:sz w:val="15"/>
                <w:szCs w:val="15"/>
              </w:rPr>
              <w:t>Use case</w:t>
            </w:r>
          </w:p>
        </w:tc>
      </w:tr>
      <w:tr w:rsidR="009F15F3" w14:paraId="4270CB07" w14:textId="77777777">
        <w:tc>
          <w:tcPr>
            <w:tcW w:w="2200" w:type="dxa"/>
            <w:tcBorders>
              <w:top w:val="single" w:sz="1" w:space="0" w:color="CBD5E1"/>
              <w:left w:val="single" w:sz="1" w:space="0" w:color="CBD5E1"/>
              <w:bottom w:val="single" w:sz="1" w:space="0" w:color="CBD5E1"/>
              <w:right w:val="single" w:sz="1" w:space="0" w:color="CBD5E1"/>
            </w:tcBorders>
            <w:shd w:val="clear" w:color="auto" w:fill="E0E7FF"/>
          </w:tcPr>
          <w:p w14:paraId="468AE39B" w14:textId="77777777" w:rsidR="009F15F3" w:rsidRDefault="00E73214">
            <w:r>
              <w:rPr>
                <w:b/>
                <w:bCs/>
                <w:color w:val="374151"/>
                <w:sz w:val="15"/>
                <w:szCs w:val="15"/>
              </w:rPr>
              <w:t>Display / Headline EN</w:t>
            </w:r>
          </w:p>
        </w:tc>
        <w:tc>
          <w:tcPr>
            <w:tcW w:w="2400" w:type="dxa"/>
            <w:tcBorders>
              <w:top w:val="single" w:sz="1" w:space="0" w:color="CBD5E1"/>
              <w:left w:val="single" w:sz="1" w:space="0" w:color="CBD5E1"/>
              <w:bottom w:val="single" w:sz="1" w:space="0" w:color="CBD5E1"/>
              <w:right w:val="single" w:sz="1" w:space="0" w:color="CBD5E1"/>
            </w:tcBorders>
          </w:tcPr>
          <w:p w14:paraId="594A8813" w14:textId="77777777" w:rsidR="009F15F3" w:rsidRDefault="00E73214">
            <w:r>
              <w:rPr>
                <w:color w:val="374151"/>
                <w:sz w:val="15"/>
                <w:szCs w:val="15"/>
              </w:rPr>
              <w:t>Canela Text</w:t>
            </w:r>
          </w:p>
        </w:tc>
        <w:tc>
          <w:tcPr>
            <w:tcW w:w="2000" w:type="dxa"/>
            <w:tcBorders>
              <w:top w:val="single" w:sz="1" w:space="0" w:color="CBD5E1"/>
              <w:left w:val="single" w:sz="1" w:space="0" w:color="CBD5E1"/>
              <w:bottom w:val="single" w:sz="1" w:space="0" w:color="CBD5E1"/>
              <w:right w:val="single" w:sz="1" w:space="0" w:color="CBD5E1"/>
            </w:tcBorders>
          </w:tcPr>
          <w:p w14:paraId="1B5327C8" w14:textId="77777777" w:rsidR="009F15F3" w:rsidRDefault="00E73214">
            <w:r>
              <w:rPr>
                <w:color w:val="374151"/>
                <w:sz w:val="15"/>
                <w:szCs w:val="15"/>
              </w:rPr>
              <w:t>500 / 96-140px / -0.8px</w:t>
            </w:r>
          </w:p>
        </w:tc>
        <w:tc>
          <w:tcPr>
            <w:tcW w:w="2760" w:type="dxa"/>
            <w:tcBorders>
              <w:top w:val="single" w:sz="1" w:space="0" w:color="CBD5E1"/>
              <w:left w:val="single" w:sz="1" w:space="0" w:color="CBD5E1"/>
              <w:bottom w:val="single" w:sz="1" w:space="0" w:color="CBD5E1"/>
              <w:right w:val="single" w:sz="1" w:space="0" w:color="CBD5E1"/>
            </w:tcBorders>
          </w:tcPr>
          <w:p w14:paraId="6029E631" w14:textId="77777777" w:rsidR="009F15F3" w:rsidRDefault="00E73214">
            <w:r>
              <w:rPr>
                <w:color w:val="374151"/>
                <w:sz w:val="15"/>
                <w:szCs w:val="15"/>
              </w:rPr>
              <w:t>Hero cinematic headline (subtle serif elegance)</w:t>
            </w:r>
          </w:p>
        </w:tc>
      </w:tr>
      <w:tr w:rsidR="009F15F3" w14:paraId="7CEFF380" w14:textId="77777777">
        <w:tc>
          <w:tcPr>
            <w:tcW w:w="2200" w:type="dxa"/>
            <w:tcBorders>
              <w:top w:val="single" w:sz="1" w:space="0" w:color="CBD5E1"/>
              <w:left w:val="single" w:sz="1" w:space="0" w:color="CBD5E1"/>
              <w:bottom w:val="single" w:sz="1" w:space="0" w:color="CBD5E1"/>
              <w:right w:val="single" w:sz="1" w:space="0" w:color="CBD5E1"/>
            </w:tcBorders>
            <w:shd w:val="clear" w:color="auto" w:fill="E0E7FF"/>
          </w:tcPr>
          <w:p w14:paraId="7C29B497" w14:textId="77777777" w:rsidR="009F15F3" w:rsidRDefault="00E73214">
            <w:r>
              <w:rPr>
                <w:b/>
                <w:bCs/>
                <w:color w:val="374151"/>
                <w:sz w:val="15"/>
                <w:szCs w:val="15"/>
              </w:rPr>
              <w:t>Display / Headline Alt</w:t>
            </w:r>
          </w:p>
        </w:tc>
        <w:tc>
          <w:tcPr>
            <w:tcW w:w="2400" w:type="dxa"/>
            <w:tcBorders>
              <w:top w:val="single" w:sz="1" w:space="0" w:color="CBD5E1"/>
              <w:left w:val="single" w:sz="1" w:space="0" w:color="CBD5E1"/>
              <w:bottom w:val="single" w:sz="1" w:space="0" w:color="CBD5E1"/>
              <w:right w:val="single" w:sz="1" w:space="0" w:color="CBD5E1"/>
            </w:tcBorders>
          </w:tcPr>
          <w:p w14:paraId="6701F805" w14:textId="77777777" w:rsidR="009F15F3" w:rsidRDefault="00E73214">
            <w:r>
              <w:rPr>
                <w:color w:val="374151"/>
                <w:sz w:val="15"/>
                <w:szCs w:val="15"/>
              </w:rPr>
              <w:t>GT Sectra Fine</w:t>
            </w:r>
          </w:p>
        </w:tc>
        <w:tc>
          <w:tcPr>
            <w:tcW w:w="2000" w:type="dxa"/>
            <w:tcBorders>
              <w:top w:val="single" w:sz="1" w:space="0" w:color="CBD5E1"/>
              <w:left w:val="single" w:sz="1" w:space="0" w:color="CBD5E1"/>
              <w:bottom w:val="single" w:sz="1" w:space="0" w:color="CBD5E1"/>
              <w:right w:val="single" w:sz="1" w:space="0" w:color="CBD5E1"/>
            </w:tcBorders>
          </w:tcPr>
          <w:p w14:paraId="5194B8B3" w14:textId="77777777" w:rsidR="009F15F3" w:rsidRDefault="00E73214">
            <w:r>
              <w:rPr>
                <w:color w:val="374151"/>
                <w:sz w:val="15"/>
                <w:szCs w:val="15"/>
              </w:rPr>
              <w:t>500 / 84-120px / -0.5px</w:t>
            </w:r>
          </w:p>
        </w:tc>
        <w:tc>
          <w:tcPr>
            <w:tcW w:w="2760" w:type="dxa"/>
            <w:tcBorders>
              <w:top w:val="single" w:sz="1" w:space="0" w:color="CBD5E1"/>
              <w:left w:val="single" w:sz="1" w:space="0" w:color="CBD5E1"/>
              <w:bottom w:val="single" w:sz="1" w:space="0" w:color="CBD5E1"/>
              <w:right w:val="single" w:sz="1" w:space="0" w:color="CBD5E1"/>
            </w:tcBorders>
          </w:tcPr>
          <w:p w14:paraId="517E7F8C" w14:textId="77777777" w:rsidR="009F15F3" w:rsidRDefault="00E73214">
            <w:r>
              <w:rPr>
                <w:color w:val="374151"/>
                <w:sz w:val="15"/>
                <w:szCs w:val="15"/>
              </w:rPr>
              <w:t>Alternative editorial serif</w:t>
            </w:r>
          </w:p>
        </w:tc>
      </w:tr>
      <w:tr w:rsidR="009F15F3" w14:paraId="39B716F6" w14:textId="77777777">
        <w:tc>
          <w:tcPr>
            <w:tcW w:w="2200" w:type="dxa"/>
            <w:tcBorders>
              <w:top w:val="single" w:sz="1" w:space="0" w:color="CBD5E1"/>
              <w:left w:val="single" w:sz="1" w:space="0" w:color="CBD5E1"/>
              <w:bottom w:val="single" w:sz="1" w:space="0" w:color="CBD5E1"/>
              <w:right w:val="single" w:sz="1" w:space="0" w:color="CBD5E1"/>
            </w:tcBorders>
            <w:shd w:val="clear" w:color="auto" w:fill="E0E7FF"/>
          </w:tcPr>
          <w:p w14:paraId="1C5D66F2" w14:textId="77777777" w:rsidR="009F15F3" w:rsidRDefault="00E73214">
            <w:r>
              <w:rPr>
                <w:b/>
                <w:bCs/>
                <w:color w:val="374151"/>
                <w:sz w:val="15"/>
                <w:szCs w:val="15"/>
              </w:rPr>
              <w:t>Display / Headline HI</w:t>
            </w:r>
          </w:p>
        </w:tc>
        <w:tc>
          <w:tcPr>
            <w:tcW w:w="2400" w:type="dxa"/>
            <w:tcBorders>
              <w:top w:val="single" w:sz="1" w:space="0" w:color="CBD5E1"/>
              <w:left w:val="single" w:sz="1" w:space="0" w:color="CBD5E1"/>
              <w:bottom w:val="single" w:sz="1" w:space="0" w:color="CBD5E1"/>
              <w:right w:val="single" w:sz="1" w:space="0" w:color="CBD5E1"/>
            </w:tcBorders>
          </w:tcPr>
          <w:p w14:paraId="4643058A" w14:textId="77777777" w:rsidR="009F15F3" w:rsidRDefault="00E73214">
            <w:r>
              <w:rPr>
                <w:color w:val="374151"/>
                <w:sz w:val="15"/>
                <w:szCs w:val="15"/>
              </w:rPr>
              <w:t>Tinos + Noto Serif Devanagari</w:t>
            </w:r>
          </w:p>
        </w:tc>
        <w:tc>
          <w:tcPr>
            <w:tcW w:w="2000" w:type="dxa"/>
            <w:tcBorders>
              <w:top w:val="single" w:sz="1" w:space="0" w:color="CBD5E1"/>
              <w:left w:val="single" w:sz="1" w:space="0" w:color="CBD5E1"/>
              <w:bottom w:val="single" w:sz="1" w:space="0" w:color="CBD5E1"/>
              <w:right w:val="single" w:sz="1" w:space="0" w:color="CBD5E1"/>
            </w:tcBorders>
          </w:tcPr>
          <w:p w14:paraId="14385EBF" w14:textId="77777777" w:rsidR="009F15F3" w:rsidRDefault="00E73214">
            <w:r>
              <w:rPr>
                <w:color w:val="374151"/>
                <w:sz w:val="15"/>
                <w:szCs w:val="15"/>
              </w:rPr>
              <w:t>400 / 72-104px / 0px</w:t>
            </w:r>
          </w:p>
        </w:tc>
        <w:tc>
          <w:tcPr>
            <w:tcW w:w="2760" w:type="dxa"/>
            <w:tcBorders>
              <w:top w:val="single" w:sz="1" w:space="0" w:color="CBD5E1"/>
              <w:left w:val="single" w:sz="1" w:space="0" w:color="CBD5E1"/>
              <w:bottom w:val="single" w:sz="1" w:space="0" w:color="CBD5E1"/>
              <w:right w:val="single" w:sz="1" w:space="0" w:color="CBD5E1"/>
            </w:tcBorders>
          </w:tcPr>
          <w:p w14:paraId="5197702C" w14:textId="77777777" w:rsidR="009F15F3" w:rsidRDefault="00E73214">
            <w:r>
              <w:rPr>
                <w:color w:val="374151"/>
                <w:sz w:val="15"/>
                <w:szCs w:val="15"/>
              </w:rPr>
              <w:t>Devanagari cinematic</w:t>
            </w:r>
          </w:p>
        </w:tc>
      </w:tr>
      <w:tr w:rsidR="009F15F3" w14:paraId="573B53E9" w14:textId="77777777">
        <w:tc>
          <w:tcPr>
            <w:tcW w:w="2200" w:type="dxa"/>
            <w:tcBorders>
              <w:top w:val="single" w:sz="1" w:space="0" w:color="CBD5E1"/>
              <w:left w:val="single" w:sz="1" w:space="0" w:color="CBD5E1"/>
              <w:bottom w:val="single" w:sz="1" w:space="0" w:color="CBD5E1"/>
              <w:right w:val="single" w:sz="1" w:space="0" w:color="CBD5E1"/>
            </w:tcBorders>
            <w:shd w:val="clear" w:color="auto" w:fill="E0E7FF"/>
          </w:tcPr>
          <w:p w14:paraId="3FF8A014" w14:textId="77777777" w:rsidR="009F15F3" w:rsidRDefault="00E73214">
            <w:r>
              <w:rPr>
                <w:b/>
                <w:bCs/>
                <w:color w:val="374151"/>
                <w:sz w:val="15"/>
                <w:szCs w:val="15"/>
              </w:rPr>
              <w:t>Serif / Subheadline</w:t>
            </w:r>
          </w:p>
        </w:tc>
        <w:tc>
          <w:tcPr>
            <w:tcW w:w="2400" w:type="dxa"/>
            <w:tcBorders>
              <w:top w:val="single" w:sz="1" w:space="0" w:color="CBD5E1"/>
              <w:left w:val="single" w:sz="1" w:space="0" w:color="CBD5E1"/>
              <w:bottom w:val="single" w:sz="1" w:space="0" w:color="CBD5E1"/>
              <w:right w:val="single" w:sz="1" w:space="0" w:color="CBD5E1"/>
            </w:tcBorders>
          </w:tcPr>
          <w:p w14:paraId="4021E865" w14:textId="77777777" w:rsidR="009F15F3" w:rsidRDefault="00E73214">
            <w:r>
              <w:rPr>
                <w:color w:val="374151"/>
                <w:sz w:val="15"/>
                <w:szCs w:val="15"/>
              </w:rPr>
              <w:t>Söhne Mono</w:t>
            </w:r>
          </w:p>
        </w:tc>
        <w:tc>
          <w:tcPr>
            <w:tcW w:w="2000" w:type="dxa"/>
            <w:tcBorders>
              <w:top w:val="single" w:sz="1" w:space="0" w:color="CBD5E1"/>
              <w:left w:val="single" w:sz="1" w:space="0" w:color="CBD5E1"/>
              <w:bottom w:val="single" w:sz="1" w:space="0" w:color="CBD5E1"/>
              <w:right w:val="single" w:sz="1" w:space="0" w:color="CBD5E1"/>
            </w:tcBorders>
          </w:tcPr>
          <w:p w14:paraId="6FDD4F51" w14:textId="77777777" w:rsidR="009F15F3" w:rsidRDefault="00E73214">
            <w:r>
              <w:rPr>
                <w:color w:val="374151"/>
                <w:sz w:val="15"/>
                <w:szCs w:val="15"/>
              </w:rPr>
              <w:t>500 / 28-36px / 0.5px</w:t>
            </w:r>
          </w:p>
        </w:tc>
        <w:tc>
          <w:tcPr>
            <w:tcW w:w="2760" w:type="dxa"/>
            <w:tcBorders>
              <w:top w:val="single" w:sz="1" w:space="0" w:color="CBD5E1"/>
              <w:left w:val="single" w:sz="1" w:space="0" w:color="CBD5E1"/>
              <w:bottom w:val="single" w:sz="1" w:space="0" w:color="CBD5E1"/>
              <w:right w:val="single" w:sz="1" w:space="0" w:color="CBD5E1"/>
            </w:tcBorders>
          </w:tcPr>
          <w:p w14:paraId="1838D475" w14:textId="77777777" w:rsidR="009F15F3" w:rsidRDefault="00E73214">
            <w:r>
              <w:rPr>
                <w:color w:val="374151"/>
                <w:sz w:val="15"/>
                <w:szCs w:val="15"/>
              </w:rPr>
              <w:t>Meta tagline, date stamp</w:t>
            </w:r>
          </w:p>
        </w:tc>
      </w:tr>
      <w:tr w:rsidR="009F15F3" w14:paraId="140E097E" w14:textId="77777777">
        <w:tc>
          <w:tcPr>
            <w:tcW w:w="2200" w:type="dxa"/>
            <w:tcBorders>
              <w:top w:val="single" w:sz="1" w:space="0" w:color="CBD5E1"/>
              <w:left w:val="single" w:sz="1" w:space="0" w:color="CBD5E1"/>
              <w:bottom w:val="single" w:sz="1" w:space="0" w:color="CBD5E1"/>
              <w:right w:val="single" w:sz="1" w:space="0" w:color="CBD5E1"/>
            </w:tcBorders>
            <w:shd w:val="clear" w:color="auto" w:fill="E0E7FF"/>
          </w:tcPr>
          <w:p w14:paraId="1A0EEF75" w14:textId="77777777" w:rsidR="009F15F3" w:rsidRDefault="00E73214">
            <w:r>
              <w:rPr>
                <w:b/>
                <w:bCs/>
                <w:color w:val="374151"/>
                <w:sz w:val="15"/>
                <w:szCs w:val="15"/>
              </w:rPr>
              <w:t>Sans / Body</w:t>
            </w:r>
          </w:p>
        </w:tc>
        <w:tc>
          <w:tcPr>
            <w:tcW w:w="2400" w:type="dxa"/>
            <w:tcBorders>
              <w:top w:val="single" w:sz="1" w:space="0" w:color="CBD5E1"/>
              <w:left w:val="single" w:sz="1" w:space="0" w:color="CBD5E1"/>
              <w:bottom w:val="single" w:sz="1" w:space="0" w:color="CBD5E1"/>
              <w:right w:val="single" w:sz="1" w:space="0" w:color="CBD5E1"/>
            </w:tcBorders>
          </w:tcPr>
          <w:p w14:paraId="4A051EDD" w14:textId="77777777" w:rsidR="009F15F3" w:rsidRDefault="00E73214">
            <w:r>
              <w:rPr>
                <w:color w:val="374151"/>
                <w:sz w:val="15"/>
                <w:szCs w:val="15"/>
              </w:rPr>
              <w:t>Söhne</w:t>
            </w:r>
          </w:p>
        </w:tc>
        <w:tc>
          <w:tcPr>
            <w:tcW w:w="2000" w:type="dxa"/>
            <w:tcBorders>
              <w:top w:val="single" w:sz="1" w:space="0" w:color="CBD5E1"/>
              <w:left w:val="single" w:sz="1" w:space="0" w:color="CBD5E1"/>
              <w:bottom w:val="single" w:sz="1" w:space="0" w:color="CBD5E1"/>
              <w:right w:val="single" w:sz="1" w:space="0" w:color="CBD5E1"/>
            </w:tcBorders>
          </w:tcPr>
          <w:p w14:paraId="417DE970" w14:textId="77777777" w:rsidR="009F15F3" w:rsidRDefault="00E73214">
            <w:r>
              <w:rPr>
                <w:color w:val="374151"/>
                <w:sz w:val="15"/>
                <w:szCs w:val="15"/>
              </w:rPr>
              <w:t>400 / 20-26px / 0.2px</w:t>
            </w:r>
          </w:p>
        </w:tc>
        <w:tc>
          <w:tcPr>
            <w:tcW w:w="2760" w:type="dxa"/>
            <w:tcBorders>
              <w:top w:val="single" w:sz="1" w:space="0" w:color="CBD5E1"/>
              <w:left w:val="single" w:sz="1" w:space="0" w:color="CBD5E1"/>
              <w:bottom w:val="single" w:sz="1" w:space="0" w:color="CBD5E1"/>
              <w:right w:val="single" w:sz="1" w:space="0" w:color="CBD5E1"/>
            </w:tcBorders>
          </w:tcPr>
          <w:p w14:paraId="16714FC6" w14:textId="77777777" w:rsidR="009F15F3" w:rsidRDefault="00E73214">
            <w:r>
              <w:rPr>
                <w:color w:val="374151"/>
                <w:sz w:val="15"/>
                <w:szCs w:val="15"/>
              </w:rPr>
              <w:t>Body / caption</w:t>
            </w:r>
          </w:p>
        </w:tc>
      </w:tr>
      <w:tr w:rsidR="009F15F3" w14:paraId="0711254B" w14:textId="77777777">
        <w:tc>
          <w:tcPr>
            <w:tcW w:w="2200" w:type="dxa"/>
            <w:tcBorders>
              <w:top w:val="single" w:sz="1" w:space="0" w:color="CBD5E1"/>
              <w:left w:val="single" w:sz="1" w:space="0" w:color="CBD5E1"/>
              <w:bottom w:val="single" w:sz="1" w:space="0" w:color="CBD5E1"/>
              <w:right w:val="single" w:sz="1" w:space="0" w:color="CBD5E1"/>
            </w:tcBorders>
            <w:shd w:val="clear" w:color="auto" w:fill="E0E7FF"/>
          </w:tcPr>
          <w:p w14:paraId="798EE0D7" w14:textId="77777777" w:rsidR="009F15F3" w:rsidRDefault="00E73214">
            <w:r>
              <w:rPr>
                <w:b/>
                <w:bCs/>
                <w:color w:val="374151"/>
                <w:sz w:val="15"/>
                <w:szCs w:val="15"/>
              </w:rPr>
              <w:t>Script / Hand</w:t>
            </w:r>
          </w:p>
        </w:tc>
        <w:tc>
          <w:tcPr>
            <w:tcW w:w="2400" w:type="dxa"/>
            <w:tcBorders>
              <w:top w:val="single" w:sz="1" w:space="0" w:color="CBD5E1"/>
              <w:left w:val="single" w:sz="1" w:space="0" w:color="CBD5E1"/>
              <w:bottom w:val="single" w:sz="1" w:space="0" w:color="CBD5E1"/>
              <w:right w:val="single" w:sz="1" w:space="0" w:color="CBD5E1"/>
            </w:tcBorders>
          </w:tcPr>
          <w:p w14:paraId="79548F8A" w14:textId="77777777" w:rsidR="009F15F3" w:rsidRDefault="00E73214">
            <w:r>
              <w:rPr>
                <w:color w:val="374151"/>
                <w:sz w:val="15"/>
                <w:szCs w:val="15"/>
              </w:rPr>
              <w:t>Not allowed</w:t>
            </w:r>
          </w:p>
        </w:tc>
        <w:tc>
          <w:tcPr>
            <w:tcW w:w="2000" w:type="dxa"/>
            <w:tcBorders>
              <w:top w:val="single" w:sz="1" w:space="0" w:color="CBD5E1"/>
              <w:left w:val="single" w:sz="1" w:space="0" w:color="CBD5E1"/>
              <w:bottom w:val="single" w:sz="1" w:space="0" w:color="CBD5E1"/>
              <w:right w:val="single" w:sz="1" w:space="0" w:color="CBD5E1"/>
            </w:tcBorders>
          </w:tcPr>
          <w:p w14:paraId="3C138F81" w14:textId="77777777" w:rsidR="009F15F3" w:rsidRDefault="009F15F3"/>
        </w:tc>
        <w:tc>
          <w:tcPr>
            <w:tcW w:w="2760" w:type="dxa"/>
            <w:tcBorders>
              <w:top w:val="single" w:sz="1" w:space="0" w:color="CBD5E1"/>
              <w:left w:val="single" w:sz="1" w:space="0" w:color="CBD5E1"/>
              <w:bottom w:val="single" w:sz="1" w:space="0" w:color="CBD5E1"/>
              <w:right w:val="single" w:sz="1" w:space="0" w:color="CBD5E1"/>
            </w:tcBorders>
          </w:tcPr>
          <w:p w14:paraId="557510C4" w14:textId="77777777" w:rsidR="009F15F3" w:rsidRDefault="00E73214">
            <w:r>
              <w:rPr>
                <w:color w:val="374151"/>
                <w:sz w:val="15"/>
                <w:szCs w:val="15"/>
              </w:rPr>
              <w:t>Cinematic = restraint, no script</w:t>
            </w:r>
          </w:p>
        </w:tc>
      </w:tr>
      <w:tr w:rsidR="009F15F3" w14:paraId="79D7EFEA" w14:textId="77777777">
        <w:tc>
          <w:tcPr>
            <w:tcW w:w="2200" w:type="dxa"/>
            <w:tcBorders>
              <w:top w:val="single" w:sz="1" w:space="0" w:color="CBD5E1"/>
              <w:left w:val="single" w:sz="1" w:space="0" w:color="CBD5E1"/>
              <w:bottom w:val="single" w:sz="1" w:space="0" w:color="CBD5E1"/>
              <w:right w:val="single" w:sz="1" w:space="0" w:color="CBD5E1"/>
            </w:tcBorders>
            <w:shd w:val="clear" w:color="auto" w:fill="E0E7FF"/>
          </w:tcPr>
          <w:p w14:paraId="37D06BEA" w14:textId="77777777" w:rsidR="009F15F3" w:rsidRDefault="00E73214">
            <w:r>
              <w:rPr>
                <w:b/>
                <w:bCs/>
                <w:color w:val="374151"/>
                <w:sz w:val="15"/>
                <w:szCs w:val="15"/>
              </w:rPr>
              <w:t>Mono / Caption</w:t>
            </w:r>
          </w:p>
        </w:tc>
        <w:tc>
          <w:tcPr>
            <w:tcW w:w="2400" w:type="dxa"/>
            <w:tcBorders>
              <w:top w:val="single" w:sz="1" w:space="0" w:color="CBD5E1"/>
              <w:left w:val="single" w:sz="1" w:space="0" w:color="CBD5E1"/>
              <w:bottom w:val="single" w:sz="1" w:space="0" w:color="CBD5E1"/>
              <w:right w:val="single" w:sz="1" w:space="0" w:color="CBD5E1"/>
            </w:tcBorders>
          </w:tcPr>
          <w:p w14:paraId="51C8B64A" w14:textId="77777777" w:rsidR="009F15F3" w:rsidRDefault="00E73214">
            <w:r>
              <w:rPr>
                <w:color w:val="374151"/>
                <w:sz w:val="15"/>
                <w:szCs w:val="15"/>
              </w:rPr>
              <w:t>Söhne Mono</w:t>
            </w:r>
          </w:p>
        </w:tc>
        <w:tc>
          <w:tcPr>
            <w:tcW w:w="2000" w:type="dxa"/>
            <w:tcBorders>
              <w:top w:val="single" w:sz="1" w:space="0" w:color="CBD5E1"/>
              <w:left w:val="single" w:sz="1" w:space="0" w:color="CBD5E1"/>
              <w:bottom w:val="single" w:sz="1" w:space="0" w:color="CBD5E1"/>
              <w:right w:val="single" w:sz="1" w:space="0" w:color="CBD5E1"/>
            </w:tcBorders>
          </w:tcPr>
          <w:p w14:paraId="1C061D43" w14:textId="77777777" w:rsidR="009F15F3" w:rsidRDefault="00E73214">
            <w:r>
              <w:rPr>
                <w:color w:val="374151"/>
                <w:sz w:val="15"/>
                <w:szCs w:val="15"/>
              </w:rPr>
              <w:t>400 / 13-16px / 0.5px</w:t>
            </w:r>
          </w:p>
        </w:tc>
        <w:tc>
          <w:tcPr>
            <w:tcW w:w="2760" w:type="dxa"/>
            <w:tcBorders>
              <w:top w:val="single" w:sz="1" w:space="0" w:color="CBD5E1"/>
              <w:left w:val="single" w:sz="1" w:space="0" w:color="CBD5E1"/>
              <w:bottom w:val="single" w:sz="1" w:space="0" w:color="CBD5E1"/>
              <w:right w:val="single" w:sz="1" w:space="0" w:color="CBD5E1"/>
            </w:tcBorders>
          </w:tcPr>
          <w:p w14:paraId="319D47CA" w14:textId="77777777" w:rsidR="009F15F3" w:rsidRDefault="00E73214">
            <w:r>
              <w:rPr>
                <w:color w:val="374151"/>
                <w:sz w:val="15"/>
                <w:szCs w:val="15"/>
              </w:rPr>
              <w:t>Bottom caption / credit line</w:t>
            </w:r>
          </w:p>
        </w:tc>
      </w:tr>
      <w:tr w:rsidR="009F15F3" w14:paraId="52A2058E" w14:textId="77777777">
        <w:tc>
          <w:tcPr>
            <w:tcW w:w="2200" w:type="dxa"/>
            <w:tcBorders>
              <w:top w:val="single" w:sz="1" w:space="0" w:color="CBD5E1"/>
              <w:left w:val="single" w:sz="1" w:space="0" w:color="CBD5E1"/>
              <w:bottom w:val="single" w:sz="1" w:space="0" w:color="CBD5E1"/>
              <w:right w:val="single" w:sz="1" w:space="0" w:color="CBD5E1"/>
            </w:tcBorders>
            <w:shd w:val="clear" w:color="auto" w:fill="E0E7FF"/>
          </w:tcPr>
          <w:p w14:paraId="6C1BD48C" w14:textId="77777777" w:rsidR="009F15F3" w:rsidRDefault="00E73214">
            <w:r>
              <w:rPr>
                <w:b/>
                <w:bCs/>
                <w:color w:val="374151"/>
                <w:sz w:val="15"/>
                <w:szCs w:val="15"/>
              </w:rPr>
              <w:t>Treatments</w:t>
            </w:r>
          </w:p>
        </w:tc>
        <w:tc>
          <w:tcPr>
            <w:tcW w:w="2400" w:type="dxa"/>
            <w:tcBorders>
              <w:top w:val="single" w:sz="1" w:space="0" w:color="CBD5E1"/>
              <w:left w:val="single" w:sz="1" w:space="0" w:color="CBD5E1"/>
              <w:bottom w:val="single" w:sz="1" w:space="0" w:color="CBD5E1"/>
              <w:right w:val="single" w:sz="1" w:space="0" w:color="CBD5E1"/>
            </w:tcBorders>
          </w:tcPr>
          <w:p w14:paraId="02B5F852" w14:textId="77777777" w:rsidR="009F15F3" w:rsidRDefault="00E73214">
            <w:r>
              <w:rPr>
                <w:color w:val="374151"/>
                <w:sz w:val="15"/>
                <w:szCs w:val="15"/>
              </w:rPr>
              <w:t>Allowed: flat text only, 100% white or 100% deep navy. Subtle letter-spacing adjustments. Forbidden: gradient, foil, glow, drop-shadow -- ever.</w:t>
            </w:r>
          </w:p>
        </w:tc>
        <w:tc>
          <w:tcPr>
            <w:tcW w:w="2000" w:type="dxa"/>
            <w:tcBorders>
              <w:top w:val="single" w:sz="1" w:space="0" w:color="CBD5E1"/>
              <w:left w:val="single" w:sz="1" w:space="0" w:color="CBD5E1"/>
              <w:bottom w:val="single" w:sz="1" w:space="0" w:color="CBD5E1"/>
              <w:right w:val="single" w:sz="1" w:space="0" w:color="CBD5E1"/>
            </w:tcBorders>
          </w:tcPr>
          <w:p w14:paraId="1A042634" w14:textId="77777777" w:rsidR="009F15F3" w:rsidRDefault="009F15F3"/>
        </w:tc>
        <w:tc>
          <w:tcPr>
            <w:tcW w:w="2760" w:type="dxa"/>
            <w:tcBorders>
              <w:top w:val="single" w:sz="1" w:space="0" w:color="CBD5E1"/>
              <w:left w:val="single" w:sz="1" w:space="0" w:color="CBD5E1"/>
              <w:bottom w:val="single" w:sz="1" w:space="0" w:color="CBD5E1"/>
              <w:right w:val="single" w:sz="1" w:space="0" w:color="CBD5E1"/>
            </w:tcBorders>
          </w:tcPr>
          <w:p w14:paraId="2C3A4627" w14:textId="77777777" w:rsidR="009F15F3" w:rsidRDefault="009F15F3"/>
        </w:tc>
      </w:tr>
    </w:tbl>
    <w:p w14:paraId="2CBC0C0D" w14:textId="77777777" w:rsidR="009F15F3" w:rsidRDefault="009F15F3">
      <w:pPr>
        <w:spacing w:after="120"/>
      </w:pPr>
    </w:p>
    <w:p w14:paraId="4527250A" w14:textId="77777777" w:rsidR="009F15F3" w:rsidRDefault="00E73214">
      <w:pPr>
        <w:spacing w:before="200" w:after="60"/>
      </w:pPr>
      <w:r>
        <w:rPr>
          <w:b/>
          <w:bCs/>
          <w:color w:val="1E3A5F"/>
        </w:rPr>
        <w:t>3. Canvas &amp; Layout BRD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400"/>
        <w:gridCol w:w="3560"/>
      </w:tblGrid>
      <w:tr w:rsidR="009F15F3" w14:paraId="7916D1EA" w14:textId="77777777">
        <w:tc>
          <w:tcPr>
            <w:tcW w:w="2400" w:type="dxa"/>
            <w:tcBorders>
              <w:top w:val="single" w:sz="4" w:space="0" w:color="94A3B8"/>
              <w:left w:val="single" w:sz="1" w:space="0" w:color="CBD5E1"/>
              <w:bottom w:val="single" w:sz="4" w:space="0" w:color="94A3B8"/>
              <w:right w:val="single" w:sz="1" w:space="0" w:color="CBD5E1"/>
            </w:tcBorders>
            <w:shd w:val="clear" w:color="auto" w:fill="E0E7FF"/>
          </w:tcPr>
          <w:p w14:paraId="09C4D411" w14:textId="77777777" w:rsidR="009F15F3" w:rsidRDefault="00E73214">
            <w:r>
              <w:rPr>
                <w:b/>
                <w:bCs/>
                <w:color w:val="1E3A5F"/>
                <w:sz w:val="15"/>
                <w:szCs w:val="15"/>
              </w:rPr>
              <w:t>Element</w:t>
            </w:r>
          </w:p>
        </w:tc>
        <w:tc>
          <w:tcPr>
            <w:tcW w:w="3400" w:type="dxa"/>
            <w:tcBorders>
              <w:top w:val="single" w:sz="4" w:space="0" w:color="94A3B8"/>
              <w:left w:val="single" w:sz="1" w:space="0" w:color="CBD5E1"/>
              <w:bottom w:val="single" w:sz="4" w:space="0" w:color="94A3B8"/>
              <w:right w:val="single" w:sz="1" w:space="0" w:color="CBD5E1"/>
            </w:tcBorders>
            <w:shd w:val="clear" w:color="auto" w:fill="E0E7FF"/>
          </w:tcPr>
          <w:p w14:paraId="5F084513" w14:textId="77777777" w:rsidR="009F15F3" w:rsidRDefault="00E73214">
            <w:r>
              <w:rPr>
                <w:b/>
                <w:bCs/>
                <w:color w:val="1E3A5F"/>
                <w:sz w:val="15"/>
                <w:szCs w:val="15"/>
              </w:rPr>
              <w:t>Specification</w:t>
            </w:r>
          </w:p>
        </w:tc>
        <w:tc>
          <w:tcPr>
            <w:tcW w:w="3560" w:type="dxa"/>
            <w:tcBorders>
              <w:top w:val="single" w:sz="4" w:space="0" w:color="94A3B8"/>
              <w:left w:val="single" w:sz="1" w:space="0" w:color="CBD5E1"/>
              <w:bottom w:val="single" w:sz="4" w:space="0" w:color="94A3B8"/>
              <w:right w:val="single" w:sz="1" w:space="0" w:color="CBD5E1"/>
            </w:tcBorders>
            <w:shd w:val="clear" w:color="auto" w:fill="E0E7FF"/>
          </w:tcPr>
          <w:p w14:paraId="5B4ECCE2" w14:textId="77777777" w:rsidR="009F15F3" w:rsidRDefault="00E73214">
            <w:r>
              <w:rPr>
                <w:b/>
                <w:bCs/>
                <w:color w:val="1E3A5F"/>
                <w:sz w:val="15"/>
                <w:szCs w:val="15"/>
              </w:rPr>
              <w:t>Rule / rationale</w:t>
            </w:r>
          </w:p>
        </w:tc>
      </w:tr>
      <w:tr w:rsidR="009F15F3" w14:paraId="752FE052"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7B7FF9B6" w14:textId="77777777" w:rsidR="009F15F3" w:rsidRDefault="00E73214">
            <w:r>
              <w:rPr>
                <w:b/>
                <w:bCs/>
                <w:color w:val="374151"/>
                <w:sz w:val="15"/>
                <w:szCs w:val="15"/>
              </w:rPr>
              <w:t>Canvas EG (portrait)</w:t>
            </w:r>
          </w:p>
        </w:tc>
        <w:tc>
          <w:tcPr>
            <w:tcW w:w="3400" w:type="dxa"/>
            <w:tcBorders>
              <w:top w:val="single" w:sz="1" w:space="0" w:color="CBD5E1"/>
              <w:left w:val="single" w:sz="1" w:space="0" w:color="CBD5E1"/>
              <w:bottom w:val="single" w:sz="1" w:space="0" w:color="CBD5E1"/>
              <w:right w:val="single" w:sz="1" w:space="0" w:color="CBD5E1"/>
            </w:tcBorders>
          </w:tcPr>
          <w:p w14:paraId="779BB71F" w14:textId="77777777" w:rsidR="009F15F3" w:rsidRDefault="00E73214">
            <w:r>
              <w:rPr>
                <w:color w:val="374151"/>
                <w:sz w:val="15"/>
                <w:szCs w:val="15"/>
              </w:rPr>
              <w:t>1080 × 1920 px</w:t>
            </w:r>
          </w:p>
        </w:tc>
        <w:tc>
          <w:tcPr>
            <w:tcW w:w="3560" w:type="dxa"/>
            <w:tcBorders>
              <w:top w:val="single" w:sz="1" w:space="0" w:color="CBD5E1"/>
              <w:left w:val="single" w:sz="1" w:space="0" w:color="CBD5E1"/>
              <w:bottom w:val="single" w:sz="1" w:space="0" w:color="CBD5E1"/>
              <w:right w:val="single" w:sz="1" w:space="0" w:color="CBD5E1"/>
            </w:tcBorders>
          </w:tcPr>
          <w:p w14:paraId="2BCD11C8" w14:textId="77777777" w:rsidR="009F15F3" w:rsidRDefault="00E73214">
            <w:r>
              <w:rPr>
                <w:color w:val="374151"/>
                <w:sz w:val="15"/>
                <w:szCs w:val="15"/>
              </w:rPr>
              <w:t>Stories / Reels</w:t>
            </w:r>
          </w:p>
        </w:tc>
      </w:tr>
      <w:tr w:rsidR="009F15F3" w14:paraId="6E5204E0"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48BDB29C" w14:textId="77777777" w:rsidR="009F15F3" w:rsidRDefault="00E73214">
            <w:r>
              <w:rPr>
                <w:b/>
                <w:bCs/>
                <w:color w:val="374151"/>
                <w:sz w:val="15"/>
                <w:szCs w:val="15"/>
              </w:rPr>
              <w:t>Canvas Cinema 2.35:1</w:t>
            </w:r>
          </w:p>
        </w:tc>
        <w:tc>
          <w:tcPr>
            <w:tcW w:w="3400" w:type="dxa"/>
            <w:tcBorders>
              <w:top w:val="single" w:sz="1" w:space="0" w:color="CBD5E1"/>
              <w:left w:val="single" w:sz="1" w:space="0" w:color="CBD5E1"/>
              <w:bottom w:val="single" w:sz="1" w:space="0" w:color="CBD5E1"/>
              <w:right w:val="single" w:sz="1" w:space="0" w:color="CBD5E1"/>
            </w:tcBorders>
          </w:tcPr>
          <w:p w14:paraId="3079D813" w14:textId="77777777" w:rsidR="009F15F3" w:rsidRDefault="00E73214">
            <w:r>
              <w:rPr>
                <w:color w:val="374151"/>
                <w:sz w:val="15"/>
                <w:szCs w:val="15"/>
              </w:rPr>
              <w:t>2560 × 1088 px</w:t>
            </w:r>
          </w:p>
        </w:tc>
        <w:tc>
          <w:tcPr>
            <w:tcW w:w="3560" w:type="dxa"/>
            <w:tcBorders>
              <w:top w:val="single" w:sz="1" w:space="0" w:color="CBD5E1"/>
              <w:left w:val="single" w:sz="1" w:space="0" w:color="CBD5E1"/>
              <w:bottom w:val="single" w:sz="1" w:space="0" w:color="CBD5E1"/>
              <w:right w:val="single" w:sz="1" w:space="0" w:color="CBD5E1"/>
            </w:tcBorders>
          </w:tcPr>
          <w:p w14:paraId="4D631CBB" w14:textId="77777777" w:rsidR="009F15F3" w:rsidRDefault="00E73214">
            <w:r>
              <w:rPr>
                <w:color w:val="374151"/>
                <w:sz w:val="15"/>
                <w:szCs w:val="15"/>
              </w:rPr>
              <w:t>Ultra-wide cinematic crop</w:t>
            </w:r>
          </w:p>
        </w:tc>
      </w:tr>
      <w:tr w:rsidR="009F15F3" w14:paraId="3DFF2F66"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5B920880" w14:textId="77777777" w:rsidR="009F15F3" w:rsidRDefault="00E73214">
            <w:r>
              <w:rPr>
                <w:b/>
                <w:bCs/>
                <w:color w:val="374151"/>
                <w:sz w:val="15"/>
                <w:szCs w:val="15"/>
              </w:rPr>
              <w:t>Canvas Square</w:t>
            </w:r>
          </w:p>
        </w:tc>
        <w:tc>
          <w:tcPr>
            <w:tcW w:w="3400" w:type="dxa"/>
            <w:tcBorders>
              <w:top w:val="single" w:sz="1" w:space="0" w:color="CBD5E1"/>
              <w:left w:val="single" w:sz="1" w:space="0" w:color="CBD5E1"/>
              <w:bottom w:val="single" w:sz="1" w:space="0" w:color="CBD5E1"/>
              <w:right w:val="single" w:sz="1" w:space="0" w:color="CBD5E1"/>
            </w:tcBorders>
          </w:tcPr>
          <w:p w14:paraId="0C5CEB66" w14:textId="77777777" w:rsidR="009F15F3" w:rsidRDefault="00E73214">
            <w:r>
              <w:rPr>
                <w:color w:val="374151"/>
                <w:sz w:val="15"/>
                <w:szCs w:val="15"/>
              </w:rPr>
              <w:t>1080 × 1080 px</w:t>
            </w:r>
          </w:p>
        </w:tc>
        <w:tc>
          <w:tcPr>
            <w:tcW w:w="3560" w:type="dxa"/>
            <w:tcBorders>
              <w:top w:val="single" w:sz="1" w:space="0" w:color="CBD5E1"/>
              <w:left w:val="single" w:sz="1" w:space="0" w:color="CBD5E1"/>
              <w:bottom w:val="single" w:sz="1" w:space="0" w:color="CBD5E1"/>
              <w:right w:val="single" w:sz="1" w:space="0" w:color="CBD5E1"/>
            </w:tcBorders>
          </w:tcPr>
          <w:p w14:paraId="63BF53D0" w14:textId="77777777" w:rsidR="009F15F3" w:rsidRDefault="00E73214">
            <w:r>
              <w:rPr>
                <w:color w:val="374151"/>
                <w:sz w:val="15"/>
                <w:szCs w:val="15"/>
              </w:rPr>
              <w:t>Feed</w:t>
            </w:r>
          </w:p>
        </w:tc>
      </w:tr>
      <w:tr w:rsidR="009F15F3" w14:paraId="5A06BD8D"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01CA37EC" w14:textId="77777777" w:rsidR="009F15F3" w:rsidRDefault="00E73214">
            <w:r>
              <w:rPr>
                <w:b/>
                <w:bCs/>
                <w:color w:val="374151"/>
                <w:sz w:val="15"/>
                <w:szCs w:val="15"/>
              </w:rPr>
              <w:t>Canvas Portrait 4:5</w:t>
            </w:r>
          </w:p>
        </w:tc>
        <w:tc>
          <w:tcPr>
            <w:tcW w:w="3400" w:type="dxa"/>
            <w:tcBorders>
              <w:top w:val="single" w:sz="1" w:space="0" w:color="CBD5E1"/>
              <w:left w:val="single" w:sz="1" w:space="0" w:color="CBD5E1"/>
              <w:bottom w:val="single" w:sz="1" w:space="0" w:color="CBD5E1"/>
              <w:right w:val="single" w:sz="1" w:space="0" w:color="CBD5E1"/>
            </w:tcBorders>
          </w:tcPr>
          <w:p w14:paraId="45D0005F" w14:textId="77777777" w:rsidR="009F15F3" w:rsidRDefault="00E73214">
            <w:r>
              <w:rPr>
                <w:color w:val="374151"/>
                <w:sz w:val="15"/>
                <w:szCs w:val="15"/>
              </w:rPr>
              <w:t>1080 × 1350 px</w:t>
            </w:r>
          </w:p>
        </w:tc>
        <w:tc>
          <w:tcPr>
            <w:tcW w:w="3560" w:type="dxa"/>
            <w:tcBorders>
              <w:top w:val="single" w:sz="1" w:space="0" w:color="CBD5E1"/>
              <w:left w:val="single" w:sz="1" w:space="0" w:color="CBD5E1"/>
              <w:bottom w:val="single" w:sz="1" w:space="0" w:color="CBD5E1"/>
              <w:right w:val="single" w:sz="1" w:space="0" w:color="CBD5E1"/>
            </w:tcBorders>
          </w:tcPr>
          <w:p w14:paraId="57AB19B9" w14:textId="77777777" w:rsidR="009F15F3" w:rsidRDefault="00E73214">
            <w:r>
              <w:rPr>
                <w:color w:val="374151"/>
                <w:sz w:val="15"/>
                <w:szCs w:val="15"/>
              </w:rPr>
              <w:t>Feed portrait</w:t>
            </w:r>
          </w:p>
        </w:tc>
      </w:tr>
      <w:tr w:rsidR="009F15F3" w14:paraId="6331C765"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4FA2A0EA" w14:textId="77777777" w:rsidR="009F15F3" w:rsidRDefault="00E73214">
            <w:r>
              <w:rPr>
                <w:b/>
                <w:bCs/>
                <w:color w:val="374151"/>
                <w:sz w:val="15"/>
                <w:szCs w:val="15"/>
              </w:rPr>
              <w:t>Safe Margin</w:t>
            </w:r>
          </w:p>
        </w:tc>
        <w:tc>
          <w:tcPr>
            <w:tcW w:w="3400" w:type="dxa"/>
            <w:tcBorders>
              <w:top w:val="single" w:sz="1" w:space="0" w:color="CBD5E1"/>
              <w:left w:val="single" w:sz="1" w:space="0" w:color="CBD5E1"/>
              <w:bottom w:val="single" w:sz="1" w:space="0" w:color="CBD5E1"/>
              <w:right w:val="single" w:sz="1" w:space="0" w:color="CBD5E1"/>
            </w:tcBorders>
          </w:tcPr>
          <w:p w14:paraId="2D0410EB" w14:textId="77777777" w:rsidR="009F15F3" w:rsidRDefault="00E73214">
            <w:r>
              <w:rPr>
                <w:color w:val="374151"/>
                <w:sz w:val="15"/>
                <w:szCs w:val="15"/>
              </w:rPr>
              <w:t>96 px all sides (9% of width)</w:t>
            </w:r>
          </w:p>
        </w:tc>
        <w:tc>
          <w:tcPr>
            <w:tcW w:w="3560" w:type="dxa"/>
            <w:tcBorders>
              <w:top w:val="single" w:sz="1" w:space="0" w:color="CBD5E1"/>
              <w:left w:val="single" w:sz="1" w:space="0" w:color="CBD5E1"/>
              <w:bottom w:val="single" w:sz="1" w:space="0" w:color="CBD5E1"/>
              <w:right w:val="single" w:sz="1" w:space="0" w:color="CBD5E1"/>
            </w:tcBorders>
          </w:tcPr>
          <w:p w14:paraId="1009CE08" w14:textId="77777777" w:rsidR="009F15F3" w:rsidRDefault="00E73214">
            <w:r>
              <w:rPr>
                <w:color w:val="374151"/>
                <w:sz w:val="15"/>
                <w:szCs w:val="15"/>
              </w:rPr>
              <w:t>Gallery breathing room</w:t>
            </w:r>
          </w:p>
        </w:tc>
      </w:tr>
      <w:tr w:rsidR="009F15F3" w14:paraId="5A5633F2"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07BB5A44" w14:textId="77777777" w:rsidR="009F15F3" w:rsidRDefault="00E73214">
            <w:r>
              <w:rPr>
                <w:b/>
                <w:bCs/>
                <w:color w:val="374151"/>
                <w:sz w:val="15"/>
                <w:szCs w:val="15"/>
              </w:rPr>
              <w:lastRenderedPageBreak/>
              <w:t>Headline Zone</w:t>
            </w:r>
          </w:p>
        </w:tc>
        <w:tc>
          <w:tcPr>
            <w:tcW w:w="3400" w:type="dxa"/>
            <w:tcBorders>
              <w:top w:val="single" w:sz="1" w:space="0" w:color="CBD5E1"/>
              <w:left w:val="single" w:sz="1" w:space="0" w:color="CBD5E1"/>
              <w:bottom w:val="single" w:sz="1" w:space="0" w:color="CBD5E1"/>
              <w:right w:val="single" w:sz="1" w:space="0" w:color="CBD5E1"/>
            </w:tcBorders>
          </w:tcPr>
          <w:p w14:paraId="39829DBF" w14:textId="77777777" w:rsidR="009F15F3" w:rsidRDefault="00E73214">
            <w:r>
              <w:rPr>
                <w:color w:val="374151"/>
                <w:sz w:val="15"/>
                <w:szCs w:val="15"/>
              </w:rPr>
              <w:t>Bottom 20% left-aligned OR center-bottom (poster style)</w:t>
            </w:r>
          </w:p>
        </w:tc>
        <w:tc>
          <w:tcPr>
            <w:tcW w:w="3560" w:type="dxa"/>
            <w:tcBorders>
              <w:top w:val="single" w:sz="1" w:space="0" w:color="CBD5E1"/>
              <w:left w:val="single" w:sz="1" w:space="0" w:color="CBD5E1"/>
              <w:bottom w:val="single" w:sz="1" w:space="0" w:color="CBD5E1"/>
              <w:right w:val="single" w:sz="1" w:space="0" w:color="CBD5E1"/>
            </w:tcBorders>
          </w:tcPr>
          <w:p w14:paraId="62EA8752" w14:textId="77777777" w:rsidR="009F15F3" w:rsidRDefault="00E73214">
            <w:r>
              <w:rPr>
                <w:color w:val="374151"/>
                <w:sz w:val="15"/>
                <w:szCs w:val="15"/>
              </w:rPr>
              <w:t>Never covers subject</w:t>
            </w:r>
          </w:p>
        </w:tc>
      </w:tr>
      <w:tr w:rsidR="009F15F3" w14:paraId="20AEE257"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3813BEFB" w14:textId="77777777" w:rsidR="009F15F3" w:rsidRDefault="00E73214">
            <w:r>
              <w:rPr>
                <w:b/>
                <w:bCs/>
                <w:color w:val="374151"/>
                <w:sz w:val="15"/>
                <w:szCs w:val="15"/>
              </w:rPr>
              <w:t>Subject Focal Point</w:t>
            </w:r>
          </w:p>
        </w:tc>
        <w:tc>
          <w:tcPr>
            <w:tcW w:w="3400" w:type="dxa"/>
            <w:tcBorders>
              <w:top w:val="single" w:sz="1" w:space="0" w:color="CBD5E1"/>
              <w:left w:val="single" w:sz="1" w:space="0" w:color="CBD5E1"/>
              <w:bottom w:val="single" w:sz="1" w:space="0" w:color="CBD5E1"/>
              <w:right w:val="single" w:sz="1" w:space="0" w:color="CBD5E1"/>
            </w:tcBorders>
          </w:tcPr>
          <w:p w14:paraId="68926485" w14:textId="77777777" w:rsidR="009F15F3" w:rsidRDefault="00E73214">
            <w:r>
              <w:rPr>
                <w:color w:val="374151"/>
                <w:sz w:val="15"/>
                <w:szCs w:val="15"/>
              </w:rPr>
              <w:t>Rule-of-thirds or dead-center for symmetric compositions</w:t>
            </w:r>
          </w:p>
        </w:tc>
        <w:tc>
          <w:tcPr>
            <w:tcW w:w="3560" w:type="dxa"/>
            <w:tcBorders>
              <w:top w:val="single" w:sz="1" w:space="0" w:color="CBD5E1"/>
              <w:left w:val="single" w:sz="1" w:space="0" w:color="CBD5E1"/>
              <w:bottom w:val="single" w:sz="1" w:space="0" w:color="CBD5E1"/>
              <w:right w:val="single" w:sz="1" w:space="0" w:color="CBD5E1"/>
            </w:tcBorders>
          </w:tcPr>
          <w:p w14:paraId="53272B24" w14:textId="77777777" w:rsidR="009F15F3" w:rsidRDefault="009F15F3"/>
        </w:tc>
      </w:tr>
      <w:tr w:rsidR="009F15F3" w14:paraId="6C52AB52"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702DEA69" w14:textId="77777777" w:rsidR="009F15F3" w:rsidRDefault="00E73214">
            <w:r>
              <w:rPr>
                <w:b/>
                <w:bCs/>
                <w:color w:val="374151"/>
                <w:sz w:val="15"/>
                <w:szCs w:val="15"/>
              </w:rPr>
              <w:t>Brand Mark Zone</w:t>
            </w:r>
          </w:p>
        </w:tc>
        <w:tc>
          <w:tcPr>
            <w:tcW w:w="3400" w:type="dxa"/>
            <w:tcBorders>
              <w:top w:val="single" w:sz="1" w:space="0" w:color="CBD5E1"/>
              <w:left w:val="single" w:sz="1" w:space="0" w:color="CBD5E1"/>
              <w:bottom w:val="single" w:sz="1" w:space="0" w:color="CBD5E1"/>
              <w:right w:val="single" w:sz="1" w:space="0" w:color="CBD5E1"/>
            </w:tcBorders>
          </w:tcPr>
          <w:p w14:paraId="2C86B0F0" w14:textId="77777777" w:rsidR="009F15F3" w:rsidRDefault="00E73214">
            <w:r>
              <w:rPr>
                <w:color w:val="374151"/>
                <w:sz w:val="15"/>
                <w:szCs w:val="15"/>
              </w:rPr>
              <w:t>Bottom-right, 20×20px ultra-subtle, 5% opacity increase only on hover/interaction</w:t>
            </w:r>
          </w:p>
        </w:tc>
        <w:tc>
          <w:tcPr>
            <w:tcW w:w="3560" w:type="dxa"/>
            <w:tcBorders>
              <w:top w:val="single" w:sz="1" w:space="0" w:color="CBD5E1"/>
              <w:left w:val="single" w:sz="1" w:space="0" w:color="CBD5E1"/>
              <w:bottom w:val="single" w:sz="1" w:space="0" w:color="CBD5E1"/>
              <w:right w:val="single" w:sz="1" w:space="0" w:color="CBD5E1"/>
            </w:tcBorders>
          </w:tcPr>
          <w:p w14:paraId="463EA527" w14:textId="77777777" w:rsidR="009F15F3" w:rsidRDefault="009F15F3"/>
        </w:tc>
      </w:tr>
      <w:tr w:rsidR="009F15F3" w14:paraId="2EA4FD2E"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3A83670B" w14:textId="77777777" w:rsidR="009F15F3" w:rsidRDefault="00E73214">
            <w:r>
              <w:rPr>
                <w:b/>
                <w:bCs/>
                <w:color w:val="374151"/>
                <w:sz w:val="15"/>
                <w:szCs w:val="15"/>
              </w:rPr>
              <w:t>Letterbox Bars</w:t>
            </w:r>
          </w:p>
        </w:tc>
        <w:tc>
          <w:tcPr>
            <w:tcW w:w="3400" w:type="dxa"/>
            <w:tcBorders>
              <w:top w:val="single" w:sz="1" w:space="0" w:color="CBD5E1"/>
              <w:left w:val="single" w:sz="1" w:space="0" w:color="CBD5E1"/>
              <w:bottom w:val="single" w:sz="1" w:space="0" w:color="CBD5E1"/>
              <w:right w:val="single" w:sz="1" w:space="0" w:color="CBD5E1"/>
            </w:tcBorders>
          </w:tcPr>
          <w:p w14:paraId="5E14ED62" w14:textId="77777777" w:rsidR="009F15F3" w:rsidRDefault="00E73214">
            <w:r>
              <w:rPr>
                <w:color w:val="374151"/>
                <w:sz w:val="15"/>
                <w:szCs w:val="15"/>
              </w:rPr>
              <w:t>Black bars top+bottom 6% each (cinema 2.35:1 feel)</w:t>
            </w:r>
          </w:p>
        </w:tc>
        <w:tc>
          <w:tcPr>
            <w:tcW w:w="3560" w:type="dxa"/>
            <w:tcBorders>
              <w:top w:val="single" w:sz="1" w:space="0" w:color="CBD5E1"/>
              <w:left w:val="single" w:sz="1" w:space="0" w:color="CBD5E1"/>
              <w:bottom w:val="single" w:sz="1" w:space="0" w:color="CBD5E1"/>
              <w:right w:val="single" w:sz="1" w:space="0" w:color="CBD5E1"/>
            </w:tcBorders>
          </w:tcPr>
          <w:p w14:paraId="63E3A104" w14:textId="77777777" w:rsidR="009F15F3" w:rsidRDefault="00E73214">
            <w:r>
              <w:rPr>
                <w:color w:val="374151"/>
                <w:sz w:val="15"/>
                <w:szCs w:val="15"/>
              </w:rPr>
              <w:t>Optional on hero posters</w:t>
            </w:r>
          </w:p>
        </w:tc>
      </w:tr>
      <w:tr w:rsidR="009F15F3" w14:paraId="3C9B5C65"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0A91A8AD" w14:textId="77777777" w:rsidR="009F15F3" w:rsidRDefault="00E73214">
            <w:r>
              <w:rPr>
                <w:b/>
                <w:bCs/>
                <w:color w:val="374151"/>
                <w:sz w:val="15"/>
                <w:szCs w:val="15"/>
              </w:rPr>
              <w:t>Text-Safe Overlay</w:t>
            </w:r>
          </w:p>
        </w:tc>
        <w:tc>
          <w:tcPr>
            <w:tcW w:w="3400" w:type="dxa"/>
            <w:tcBorders>
              <w:top w:val="single" w:sz="1" w:space="0" w:color="CBD5E1"/>
              <w:left w:val="single" w:sz="1" w:space="0" w:color="CBD5E1"/>
              <w:bottom w:val="single" w:sz="1" w:space="0" w:color="CBD5E1"/>
              <w:right w:val="single" w:sz="1" w:space="0" w:color="CBD5E1"/>
            </w:tcBorders>
          </w:tcPr>
          <w:p w14:paraId="1100BBF5" w14:textId="77777777" w:rsidR="009F15F3" w:rsidRDefault="00E73214">
            <w:r>
              <w:rPr>
                <w:color w:val="374151"/>
                <w:sz w:val="15"/>
                <w:szCs w:val="15"/>
              </w:rPr>
              <w:t>Never. If background can't hold text, reshoot/regenerate.</w:t>
            </w:r>
          </w:p>
        </w:tc>
        <w:tc>
          <w:tcPr>
            <w:tcW w:w="3560" w:type="dxa"/>
            <w:tcBorders>
              <w:top w:val="single" w:sz="1" w:space="0" w:color="CBD5E1"/>
              <w:left w:val="single" w:sz="1" w:space="0" w:color="CBD5E1"/>
              <w:bottom w:val="single" w:sz="1" w:space="0" w:color="CBD5E1"/>
              <w:right w:val="single" w:sz="1" w:space="0" w:color="CBD5E1"/>
            </w:tcBorders>
          </w:tcPr>
          <w:p w14:paraId="643767F0" w14:textId="77777777" w:rsidR="009F15F3" w:rsidRDefault="009F15F3"/>
        </w:tc>
      </w:tr>
      <w:tr w:rsidR="009F15F3" w14:paraId="6C0290D1"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2F347259" w14:textId="77777777" w:rsidR="009F15F3" w:rsidRDefault="00E73214">
            <w:r>
              <w:rPr>
                <w:b/>
                <w:bCs/>
                <w:color w:val="374151"/>
                <w:sz w:val="15"/>
                <w:szCs w:val="15"/>
              </w:rPr>
              <w:t>Spacing / Baseline</w:t>
            </w:r>
          </w:p>
        </w:tc>
        <w:tc>
          <w:tcPr>
            <w:tcW w:w="3400" w:type="dxa"/>
            <w:tcBorders>
              <w:top w:val="single" w:sz="1" w:space="0" w:color="CBD5E1"/>
              <w:left w:val="single" w:sz="1" w:space="0" w:color="CBD5E1"/>
              <w:bottom w:val="single" w:sz="1" w:space="0" w:color="CBD5E1"/>
              <w:right w:val="single" w:sz="1" w:space="0" w:color="CBD5E1"/>
            </w:tcBorders>
          </w:tcPr>
          <w:p w14:paraId="0A138A24" w14:textId="77777777" w:rsidR="009F15F3" w:rsidRDefault="00E73214">
            <w:r>
              <w:rPr>
                <w:color w:val="374151"/>
                <w:sz w:val="15"/>
                <w:szCs w:val="15"/>
              </w:rPr>
              <w:t>8px grid, 32px gutters (widest of all tracks)</w:t>
            </w:r>
          </w:p>
        </w:tc>
        <w:tc>
          <w:tcPr>
            <w:tcW w:w="3560" w:type="dxa"/>
            <w:tcBorders>
              <w:top w:val="single" w:sz="1" w:space="0" w:color="CBD5E1"/>
              <w:left w:val="single" w:sz="1" w:space="0" w:color="CBD5E1"/>
              <w:bottom w:val="single" w:sz="1" w:space="0" w:color="CBD5E1"/>
              <w:right w:val="single" w:sz="1" w:space="0" w:color="CBD5E1"/>
            </w:tcBorders>
          </w:tcPr>
          <w:p w14:paraId="2AA73755" w14:textId="77777777" w:rsidR="009F15F3" w:rsidRDefault="009F15F3"/>
        </w:tc>
      </w:tr>
    </w:tbl>
    <w:p w14:paraId="397A9311" w14:textId="77777777" w:rsidR="009F15F3" w:rsidRDefault="009F15F3">
      <w:pPr>
        <w:spacing w:after="120"/>
      </w:pPr>
    </w:p>
    <w:p w14:paraId="2E68D7A8" w14:textId="77777777" w:rsidR="009F15F3" w:rsidRDefault="00E73214">
      <w:pPr>
        <w:spacing w:before="200" w:after="60"/>
      </w:pPr>
      <w:r>
        <w:rPr>
          <w:b/>
          <w:bCs/>
          <w:color w:val="1E3A5F"/>
        </w:rPr>
        <w:t>4. Rendering Pipeline &amp; Prompt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400"/>
        <w:gridCol w:w="2560"/>
      </w:tblGrid>
      <w:tr w:rsidR="009F15F3" w14:paraId="5E17C15C" w14:textId="77777777">
        <w:tc>
          <w:tcPr>
            <w:tcW w:w="2400" w:type="dxa"/>
            <w:tcBorders>
              <w:top w:val="single" w:sz="4" w:space="0" w:color="94A3B8"/>
              <w:left w:val="single" w:sz="1" w:space="0" w:color="CBD5E1"/>
              <w:bottom w:val="single" w:sz="4" w:space="0" w:color="94A3B8"/>
              <w:right w:val="single" w:sz="1" w:space="0" w:color="CBD5E1"/>
            </w:tcBorders>
            <w:shd w:val="clear" w:color="auto" w:fill="E0E7FF"/>
          </w:tcPr>
          <w:p w14:paraId="072611C4" w14:textId="77777777" w:rsidR="009F15F3" w:rsidRDefault="00E73214">
            <w:r>
              <w:rPr>
                <w:b/>
                <w:bCs/>
                <w:color w:val="1E3A5F"/>
                <w:sz w:val="15"/>
                <w:szCs w:val="15"/>
              </w:rPr>
              <w:t>Stage</w:t>
            </w:r>
          </w:p>
        </w:tc>
        <w:tc>
          <w:tcPr>
            <w:tcW w:w="4400" w:type="dxa"/>
            <w:tcBorders>
              <w:top w:val="single" w:sz="4" w:space="0" w:color="94A3B8"/>
              <w:left w:val="single" w:sz="1" w:space="0" w:color="CBD5E1"/>
              <w:bottom w:val="single" w:sz="4" w:space="0" w:color="94A3B8"/>
              <w:right w:val="single" w:sz="1" w:space="0" w:color="CBD5E1"/>
            </w:tcBorders>
            <w:shd w:val="clear" w:color="auto" w:fill="E0E7FF"/>
          </w:tcPr>
          <w:p w14:paraId="5A84357D" w14:textId="77777777" w:rsidR="009F15F3" w:rsidRDefault="00E73214">
            <w:r>
              <w:rPr>
                <w:b/>
                <w:bCs/>
                <w:color w:val="1E3A5F"/>
                <w:sz w:val="15"/>
                <w:szCs w:val="15"/>
              </w:rPr>
              <w:t>Spec / value</w:t>
            </w:r>
          </w:p>
        </w:tc>
        <w:tc>
          <w:tcPr>
            <w:tcW w:w="2560" w:type="dxa"/>
            <w:tcBorders>
              <w:top w:val="single" w:sz="4" w:space="0" w:color="94A3B8"/>
              <w:left w:val="single" w:sz="1" w:space="0" w:color="CBD5E1"/>
              <w:bottom w:val="single" w:sz="4" w:space="0" w:color="94A3B8"/>
              <w:right w:val="single" w:sz="1" w:space="0" w:color="CBD5E1"/>
            </w:tcBorders>
            <w:shd w:val="clear" w:color="auto" w:fill="E0E7FF"/>
          </w:tcPr>
          <w:p w14:paraId="1D04D979" w14:textId="77777777" w:rsidR="009F15F3" w:rsidRDefault="00E73214">
            <w:r>
              <w:rPr>
                <w:b/>
                <w:bCs/>
                <w:color w:val="1E3A5F"/>
                <w:sz w:val="15"/>
                <w:szCs w:val="15"/>
              </w:rPr>
              <w:t>Purpose</w:t>
            </w:r>
          </w:p>
        </w:tc>
      </w:tr>
      <w:tr w:rsidR="009F15F3" w14:paraId="50DA8B3B"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5061CE6C" w14:textId="77777777" w:rsidR="009F15F3" w:rsidRDefault="00E73214">
            <w:r>
              <w:rPr>
                <w:b/>
                <w:bCs/>
                <w:color w:val="374151"/>
                <w:sz w:val="15"/>
                <w:szCs w:val="15"/>
              </w:rPr>
              <w:t>Primary Model</w:t>
            </w:r>
          </w:p>
        </w:tc>
        <w:tc>
          <w:tcPr>
            <w:tcW w:w="4400" w:type="dxa"/>
            <w:tcBorders>
              <w:top w:val="single" w:sz="1" w:space="0" w:color="CBD5E1"/>
              <w:left w:val="single" w:sz="1" w:space="0" w:color="CBD5E1"/>
              <w:bottom w:val="single" w:sz="1" w:space="0" w:color="CBD5E1"/>
              <w:right w:val="single" w:sz="1" w:space="0" w:color="CBD5E1"/>
            </w:tcBorders>
          </w:tcPr>
          <w:p w14:paraId="5338E391" w14:textId="77777777" w:rsidR="009F15F3" w:rsidRDefault="00E73214">
            <w:r>
              <w:rPr>
                <w:color w:val="374151"/>
                <w:sz w:val="15"/>
                <w:szCs w:val="15"/>
              </w:rPr>
              <w:t>Midjourney v6.1 --style raw</w:t>
            </w:r>
          </w:p>
        </w:tc>
        <w:tc>
          <w:tcPr>
            <w:tcW w:w="2560" w:type="dxa"/>
            <w:tcBorders>
              <w:top w:val="single" w:sz="1" w:space="0" w:color="CBD5E1"/>
              <w:left w:val="single" w:sz="1" w:space="0" w:color="CBD5E1"/>
              <w:bottom w:val="single" w:sz="1" w:space="0" w:color="CBD5E1"/>
              <w:right w:val="single" w:sz="1" w:space="0" w:color="CBD5E1"/>
            </w:tcBorders>
          </w:tcPr>
          <w:p w14:paraId="487F25D0" w14:textId="77777777" w:rsidR="009F15F3" w:rsidRDefault="00E73214">
            <w:r>
              <w:rPr>
                <w:color w:val="374151"/>
                <w:sz w:val="15"/>
                <w:szCs w:val="15"/>
              </w:rPr>
              <w:t>Photorealistic hero</w:t>
            </w:r>
          </w:p>
        </w:tc>
      </w:tr>
      <w:tr w:rsidR="009F15F3" w14:paraId="635F2A3D"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6B1C3B23" w14:textId="77777777" w:rsidR="009F15F3" w:rsidRDefault="00E73214">
            <w:r>
              <w:rPr>
                <w:b/>
                <w:bCs/>
                <w:color w:val="374151"/>
                <w:sz w:val="15"/>
                <w:szCs w:val="15"/>
              </w:rPr>
              <w:t>Secondary Model</w:t>
            </w:r>
          </w:p>
        </w:tc>
        <w:tc>
          <w:tcPr>
            <w:tcW w:w="4400" w:type="dxa"/>
            <w:tcBorders>
              <w:top w:val="single" w:sz="1" w:space="0" w:color="CBD5E1"/>
              <w:left w:val="single" w:sz="1" w:space="0" w:color="CBD5E1"/>
              <w:bottom w:val="single" w:sz="1" w:space="0" w:color="CBD5E1"/>
              <w:right w:val="single" w:sz="1" w:space="0" w:color="CBD5E1"/>
            </w:tcBorders>
          </w:tcPr>
          <w:p w14:paraId="35158C5A" w14:textId="77777777" w:rsidR="009F15F3" w:rsidRDefault="00E73214">
            <w:r>
              <w:rPr>
                <w:color w:val="374151"/>
                <w:sz w:val="15"/>
                <w:szCs w:val="15"/>
              </w:rPr>
              <w:t>Flux.1 Pro + Kodak Portra LoRA</w:t>
            </w:r>
          </w:p>
        </w:tc>
        <w:tc>
          <w:tcPr>
            <w:tcW w:w="2560" w:type="dxa"/>
            <w:tcBorders>
              <w:top w:val="single" w:sz="1" w:space="0" w:color="CBD5E1"/>
              <w:left w:val="single" w:sz="1" w:space="0" w:color="CBD5E1"/>
              <w:bottom w:val="single" w:sz="1" w:space="0" w:color="CBD5E1"/>
              <w:right w:val="single" w:sz="1" w:space="0" w:color="CBD5E1"/>
            </w:tcBorders>
          </w:tcPr>
          <w:p w14:paraId="16B61C0F" w14:textId="77777777" w:rsidR="009F15F3" w:rsidRDefault="00E73214">
            <w:r>
              <w:rPr>
                <w:color w:val="374151"/>
                <w:sz w:val="15"/>
                <w:szCs w:val="15"/>
              </w:rPr>
              <w:t>Fine-grain alternative</w:t>
            </w:r>
          </w:p>
        </w:tc>
      </w:tr>
      <w:tr w:rsidR="009F15F3" w14:paraId="7B6CF1E7"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54E4483E" w14:textId="77777777" w:rsidR="009F15F3" w:rsidRDefault="00E73214">
            <w:r>
              <w:rPr>
                <w:b/>
                <w:bCs/>
                <w:color w:val="374151"/>
                <w:sz w:val="15"/>
                <w:szCs w:val="15"/>
              </w:rPr>
              <w:t>MJ Flags</w:t>
            </w:r>
          </w:p>
        </w:tc>
        <w:tc>
          <w:tcPr>
            <w:tcW w:w="4400" w:type="dxa"/>
            <w:tcBorders>
              <w:top w:val="single" w:sz="1" w:space="0" w:color="CBD5E1"/>
              <w:left w:val="single" w:sz="1" w:space="0" w:color="CBD5E1"/>
              <w:bottom w:val="single" w:sz="1" w:space="0" w:color="CBD5E1"/>
              <w:right w:val="single" w:sz="1" w:space="0" w:color="CBD5E1"/>
            </w:tcBorders>
          </w:tcPr>
          <w:p w14:paraId="54B44372" w14:textId="77777777" w:rsidR="009F15F3" w:rsidRDefault="00E73214">
            <w:r>
              <w:rPr>
                <w:color w:val="374151"/>
                <w:sz w:val="15"/>
                <w:szCs w:val="15"/>
              </w:rPr>
              <w:t>--ar 9:16 --s 150 --style raw --chaos 0 --stylize 150 --v 6.1</w:t>
            </w:r>
          </w:p>
        </w:tc>
        <w:tc>
          <w:tcPr>
            <w:tcW w:w="2560" w:type="dxa"/>
            <w:tcBorders>
              <w:top w:val="single" w:sz="1" w:space="0" w:color="CBD5E1"/>
              <w:left w:val="single" w:sz="1" w:space="0" w:color="CBD5E1"/>
              <w:bottom w:val="single" w:sz="1" w:space="0" w:color="CBD5E1"/>
              <w:right w:val="single" w:sz="1" w:space="0" w:color="CBD5E1"/>
            </w:tcBorders>
          </w:tcPr>
          <w:p w14:paraId="228C4CD9" w14:textId="77777777" w:rsidR="009F15F3" w:rsidRDefault="00E73214">
            <w:r>
              <w:rPr>
                <w:color w:val="374151"/>
                <w:sz w:val="15"/>
                <w:szCs w:val="15"/>
              </w:rPr>
              <w:t>Photoreal, subtle style, no chaos</w:t>
            </w:r>
          </w:p>
        </w:tc>
      </w:tr>
      <w:tr w:rsidR="009F15F3" w14:paraId="6F6C24D6"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1D89194A" w14:textId="77777777" w:rsidR="009F15F3" w:rsidRDefault="00E73214">
            <w:r>
              <w:rPr>
                <w:b/>
                <w:bCs/>
                <w:color w:val="374151"/>
                <w:sz w:val="15"/>
                <w:szCs w:val="15"/>
              </w:rPr>
              <w:t>Style Prefix</w:t>
            </w:r>
          </w:p>
        </w:tc>
        <w:tc>
          <w:tcPr>
            <w:tcW w:w="4400" w:type="dxa"/>
            <w:tcBorders>
              <w:top w:val="single" w:sz="1" w:space="0" w:color="CBD5E1"/>
              <w:left w:val="single" w:sz="1" w:space="0" w:color="CBD5E1"/>
              <w:bottom w:val="single" w:sz="1" w:space="0" w:color="CBD5E1"/>
              <w:right w:val="single" w:sz="1" w:space="0" w:color="CBD5E1"/>
            </w:tcBorders>
          </w:tcPr>
          <w:p w14:paraId="2F9BF4CA" w14:textId="77777777" w:rsidR="009F15F3" w:rsidRDefault="00E73214">
            <w:r>
              <w:rPr>
                <w:color w:val="374151"/>
                <w:sz w:val="15"/>
                <w:szCs w:val="15"/>
              </w:rPr>
              <w:t>"cinematic photograph, shot on Kodak Portra 400, natural dawn light, soft haze, shallow depth of field f/2.8, 35mm film,"</w:t>
            </w:r>
          </w:p>
        </w:tc>
        <w:tc>
          <w:tcPr>
            <w:tcW w:w="2560" w:type="dxa"/>
            <w:tcBorders>
              <w:top w:val="single" w:sz="1" w:space="0" w:color="CBD5E1"/>
              <w:left w:val="single" w:sz="1" w:space="0" w:color="CBD5E1"/>
              <w:bottom w:val="single" w:sz="1" w:space="0" w:color="CBD5E1"/>
              <w:right w:val="single" w:sz="1" w:space="0" w:color="CBD5E1"/>
            </w:tcBorders>
          </w:tcPr>
          <w:p w14:paraId="0D0AB91C" w14:textId="77777777" w:rsidR="009F15F3" w:rsidRDefault="009F15F3"/>
        </w:tc>
      </w:tr>
      <w:tr w:rsidR="009F15F3" w14:paraId="53814467"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22CE1264" w14:textId="77777777" w:rsidR="009F15F3" w:rsidRDefault="00E73214">
            <w:r>
              <w:rPr>
                <w:b/>
                <w:bCs/>
                <w:color w:val="374151"/>
                <w:sz w:val="15"/>
                <w:szCs w:val="15"/>
              </w:rPr>
              <w:t>Style Suffix</w:t>
            </w:r>
          </w:p>
        </w:tc>
        <w:tc>
          <w:tcPr>
            <w:tcW w:w="4400" w:type="dxa"/>
            <w:tcBorders>
              <w:top w:val="single" w:sz="1" w:space="0" w:color="CBD5E1"/>
              <w:left w:val="single" w:sz="1" w:space="0" w:color="CBD5E1"/>
              <w:bottom w:val="single" w:sz="1" w:space="0" w:color="CBD5E1"/>
              <w:right w:val="single" w:sz="1" w:space="0" w:color="CBD5E1"/>
            </w:tcBorders>
          </w:tcPr>
          <w:p w14:paraId="56A44857" w14:textId="77777777" w:rsidR="009F15F3" w:rsidRDefault="00E73214">
            <w:r>
              <w:rPr>
                <w:color w:val="374151"/>
                <w:sz w:val="15"/>
                <w:szCs w:val="15"/>
              </w:rPr>
              <w:t>"gallery-grade photography, subtle film grain, warm color grade, halation bloom, slight lens vignette, Roger Deakins lighting --no illustration, cartoon, oversaturated, neon, foil, ornate"</w:t>
            </w:r>
          </w:p>
        </w:tc>
        <w:tc>
          <w:tcPr>
            <w:tcW w:w="2560" w:type="dxa"/>
            <w:tcBorders>
              <w:top w:val="single" w:sz="1" w:space="0" w:color="CBD5E1"/>
              <w:left w:val="single" w:sz="1" w:space="0" w:color="CBD5E1"/>
              <w:bottom w:val="single" w:sz="1" w:space="0" w:color="CBD5E1"/>
              <w:right w:val="single" w:sz="1" w:space="0" w:color="CBD5E1"/>
            </w:tcBorders>
          </w:tcPr>
          <w:p w14:paraId="77780C6A" w14:textId="77777777" w:rsidR="009F15F3" w:rsidRDefault="009F15F3"/>
        </w:tc>
      </w:tr>
      <w:tr w:rsidR="009F15F3" w14:paraId="09DFFB89"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212A140A" w14:textId="77777777" w:rsidR="009F15F3" w:rsidRDefault="00E73214">
            <w:r>
              <w:rPr>
                <w:b/>
                <w:bCs/>
                <w:color w:val="374151"/>
                <w:sz w:val="15"/>
                <w:szCs w:val="15"/>
              </w:rPr>
              <w:t>Negative Prompt</w:t>
            </w:r>
          </w:p>
        </w:tc>
        <w:tc>
          <w:tcPr>
            <w:tcW w:w="4400" w:type="dxa"/>
            <w:tcBorders>
              <w:top w:val="single" w:sz="1" w:space="0" w:color="CBD5E1"/>
              <w:left w:val="single" w:sz="1" w:space="0" w:color="CBD5E1"/>
              <w:bottom w:val="single" w:sz="1" w:space="0" w:color="CBD5E1"/>
              <w:right w:val="single" w:sz="1" w:space="0" w:color="CBD5E1"/>
            </w:tcBorders>
          </w:tcPr>
          <w:p w14:paraId="664F7755" w14:textId="77777777" w:rsidR="009F15F3" w:rsidRDefault="00E73214">
            <w:r>
              <w:rPr>
                <w:color w:val="374151"/>
                <w:sz w:val="15"/>
                <w:szCs w:val="15"/>
              </w:rPr>
              <w:t>illustration, cartoon, digital painting, oversaturated, neon, foil, glitter, ornate, 3d render, cgi, plastic, airbrushed</w:t>
            </w:r>
          </w:p>
        </w:tc>
        <w:tc>
          <w:tcPr>
            <w:tcW w:w="2560" w:type="dxa"/>
            <w:tcBorders>
              <w:top w:val="single" w:sz="1" w:space="0" w:color="CBD5E1"/>
              <w:left w:val="single" w:sz="1" w:space="0" w:color="CBD5E1"/>
              <w:bottom w:val="single" w:sz="1" w:space="0" w:color="CBD5E1"/>
              <w:right w:val="single" w:sz="1" w:space="0" w:color="CBD5E1"/>
            </w:tcBorders>
          </w:tcPr>
          <w:p w14:paraId="11A1DE75" w14:textId="77777777" w:rsidR="009F15F3" w:rsidRDefault="009F15F3"/>
        </w:tc>
      </w:tr>
      <w:tr w:rsidR="009F15F3" w14:paraId="5D26AA71"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70C15FC1" w14:textId="77777777" w:rsidR="009F15F3" w:rsidRDefault="00E73214">
            <w:r>
              <w:rPr>
                <w:b/>
                <w:bCs/>
                <w:color w:val="374151"/>
                <w:sz w:val="15"/>
                <w:szCs w:val="15"/>
              </w:rPr>
              <w:t>Post-process 1</w:t>
            </w:r>
          </w:p>
        </w:tc>
        <w:tc>
          <w:tcPr>
            <w:tcW w:w="4400" w:type="dxa"/>
            <w:tcBorders>
              <w:top w:val="single" w:sz="1" w:space="0" w:color="CBD5E1"/>
              <w:left w:val="single" w:sz="1" w:space="0" w:color="CBD5E1"/>
              <w:bottom w:val="single" w:sz="1" w:space="0" w:color="CBD5E1"/>
              <w:right w:val="single" w:sz="1" w:space="0" w:color="CBD5E1"/>
            </w:tcBorders>
          </w:tcPr>
          <w:p w14:paraId="458356AA" w14:textId="77777777" w:rsidR="009F15F3" w:rsidRDefault="00E73214">
            <w:r>
              <w:rPr>
                <w:color w:val="374151"/>
                <w:sz w:val="15"/>
                <w:szCs w:val="15"/>
              </w:rPr>
              <w:t>Film grain 8% luminosity (Kodak 35mm pattern)</w:t>
            </w:r>
          </w:p>
        </w:tc>
        <w:tc>
          <w:tcPr>
            <w:tcW w:w="2560" w:type="dxa"/>
            <w:tcBorders>
              <w:top w:val="single" w:sz="1" w:space="0" w:color="CBD5E1"/>
              <w:left w:val="single" w:sz="1" w:space="0" w:color="CBD5E1"/>
              <w:bottom w:val="single" w:sz="1" w:space="0" w:color="CBD5E1"/>
              <w:right w:val="single" w:sz="1" w:space="0" w:color="CBD5E1"/>
            </w:tcBorders>
          </w:tcPr>
          <w:p w14:paraId="5AA092A5" w14:textId="77777777" w:rsidR="009F15F3" w:rsidRDefault="009F15F3"/>
        </w:tc>
      </w:tr>
      <w:tr w:rsidR="009F15F3" w14:paraId="7384C456"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2F659D79" w14:textId="77777777" w:rsidR="009F15F3" w:rsidRDefault="00E73214">
            <w:r>
              <w:rPr>
                <w:b/>
                <w:bCs/>
                <w:color w:val="374151"/>
                <w:sz w:val="15"/>
                <w:szCs w:val="15"/>
              </w:rPr>
              <w:t>Post-process 2</w:t>
            </w:r>
          </w:p>
        </w:tc>
        <w:tc>
          <w:tcPr>
            <w:tcW w:w="4400" w:type="dxa"/>
            <w:tcBorders>
              <w:top w:val="single" w:sz="1" w:space="0" w:color="CBD5E1"/>
              <w:left w:val="single" w:sz="1" w:space="0" w:color="CBD5E1"/>
              <w:bottom w:val="single" w:sz="1" w:space="0" w:color="CBD5E1"/>
              <w:right w:val="single" w:sz="1" w:space="0" w:color="CBD5E1"/>
            </w:tcBorders>
          </w:tcPr>
          <w:p w14:paraId="6856FE6D" w14:textId="77777777" w:rsidR="009F15F3" w:rsidRDefault="00E73214">
            <w:r>
              <w:rPr>
                <w:color w:val="374151"/>
                <w:sz w:val="15"/>
                <w:szCs w:val="15"/>
              </w:rPr>
              <w:t>Halation: warm bloom around highlights &gt; 220 luma, 15% opacity, 4px Gaussian</w:t>
            </w:r>
          </w:p>
        </w:tc>
        <w:tc>
          <w:tcPr>
            <w:tcW w:w="2560" w:type="dxa"/>
            <w:tcBorders>
              <w:top w:val="single" w:sz="1" w:space="0" w:color="CBD5E1"/>
              <w:left w:val="single" w:sz="1" w:space="0" w:color="CBD5E1"/>
              <w:bottom w:val="single" w:sz="1" w:space="0" w:color="CBD5E1"/>
              <w:right w:val="single" w:sz="1" w:space="0" w:color="CBD5E1"/>
            </w:tcBorders>
          </w:tcPr>
          <w:p w14:paraId="6C6B82C6" w14:textId="77777777" w:rsidR="009F15F3" w:rsidRDefault="009F15F3"/>
        </w:tc>
      </w:tr>
      <w:tr w:rsidR="009F15F3" w14:paraId="2E96DCEE"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476D1259" w14:textId="77777777" w:rsidR="009F15F3" w:rsidRDefault="00E73214">
            <w:r>
              <w:rPr>
                <w:b/>
                <w:bCs/>
                <w:color w:val="374151"/>
                <w:sz w:val="15"/>
                <w:szCs w:val="15"/>
              </w:rPr>
              <w:t>Post-process 3</w:t>
            </w:r>
          </w:p>
        </w:tc>
        <w:tc>
          <w:tcPr>
            <w:tcW w:w="4400" w:type="dxa"/>
            <w:tcBorders>
              <w:top w:val="single" w:sz="1" w:space="0" w:color="CBD5E1"/>
              <w:left w:val="single" w:sz="1" w:space="0" w:color="CBD5E1"/>
              <w:bottom w:val="single" w:sz="1" w:space="0" w:color="CBD5E1"/>
              <w:right w:val="single" w:sz="1" w:space="0" w:color="CBD5E1"/>
            </w:tcBorders>
          </w:tcPr>
          <w:p w14:paraId="3E65CAF5" w14:textId="77777777" w:rsidR="009F15F3" w:rsidRDefault="00E73214">
            <w:r>
              <w:rPr>
                <w:color w:val="374151"/>
                <w:sz w:val="15"/>
                <w:szCs w:val="15"/>
              </w:rPr>
              <w:t>Kodak Portra 400 colour grade LUT (shift highlights +4° warm, lift shadows -6)</w:t>
            </w:r>
          </w:p>
        </w:tc>
        <w:tc>
          <w:tcPr>
            <w:tcW w:w="2560" w:type="dxa"/>
            <w:tcBorders>
              <w:top w:val="single" w:sz="1" w:space="0" w:color="CBD5E1"/>
              <w:left w:val="single" w:sz="1" w:space="0" w:color="CBD5E1"/>
              <w:bottom w:val="single" w:sz="1" w:space="0" w:color="CBD5E1"/>
              <w:right w:val="single" w:sz="1" w:space="0" w:color="CBD5E1"/>
            </w:tcBorders>
          </w:tcPr>
          <w:p w14:paraId="6227DEAF" w14:textId="77777777" w:rsidR="009F15F3" w:rsidRDefault="009F15F3"/>
        </w:tc>
      </w:tr>
      <w:tr w:rsidR="009F15F3" w14:paraId="660CF902"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6CA66BE0" w14:textId="77777777" w:rsidR="009F15F3" w:rsidRDefault="00E73214">
            <w:r>
              <w:rPr>
                <w:b/>
                <w:bCs/>
                <w:color w:val="374151"/>
                <w:sz w:val="15"/>
                <w:szCs w:val="15"/>
              </w:rPr>
              <w:t>Post-process 4</w:t>
            </w:r>
          </w:p>
        </w:tc>
        <w:tc>
          <w:tcPr>
            <w:tcW w:w="4400" w:type="dxa"/>
            <w:tcBorders>
              <w:top w:val="single" w:sz="1" w:space="0" w:color="CBD5E1"/>
              <w:left w:val="single" w:sz="1" w:space="0" w:color="CBD5E1"/>
              <w:bottom w:val="single" w:sz="1" w:space="0" w:color="CBD5E1"/>
              <w:right w:val="single" w:sz="1" w:space="0" w:color="CBD5E1"/>
            </w:tcBorders>
          </w:tcPr>
          <w:p w14:paraId="47857346" w14:textId="77777777" w:rsidR="009F15F3" w:rsidRDefault="00E73214">
            <w:r>
              <w:rPr>
                <w:color w:val="374151"/>
                <w:sz w:val="15"/>
                <w:szCs w:val="15"/>
              </w:rPr>
              <w:t>Subtle vignette 18% at corners, radial 1400px</w:t>
            </w:r>
          </w:p>
        </w:tc>
        <w:tc>
          <w:tcPr>
            <w:tcW w:w="2560" w:type="dxa"/>
            <w:tcBorders>
              <w:top w:val="single" w:sz="1" w:space="0" w:color="CBD5E1"/>
              <w:left w:val="single" w:sz="1" w:space="0" w:color="CBD5E1"/>
              <w:bottom w:val="single" w:sz="1" w:space="0" w:color="CBD5E1"/>
              <w:right w:val="single" w:sz="1" w:space="0" w:color="CBD5E1"/>
            </w:tcBorders>
          </w:tcPr>
          <w:p w14:paraId="65A42ADB" w14:textId="77777777" w:rsidR="009F15F3" w:rsidRDefault="009F15F3"/>
        </w:tc>
      </w:tr>
      <w:tr w:rsidR="009F15F3" w14:paraId="17888F2B"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1AB9BFAF" w14:textId="77777777" w:rsidR="009F15F3" w:rsidRDefault="00E73214">
            <w:r>
              <w:rPr>
                <w:b/>
                <w:bCs/>
                <w:color w:val="374151"/>
                <w:sz w:val="15"/>
                <w:szCs w:val="15"/>
              </w:rPr>
              <w:t>Post-process 5</w:t>
            </w:r>
          </w:p>
        </w:tc>
        <w:tc>
          <w:tcPr>
            <w:tcW w:w="4400" w:type="dxa"/>
            <w:tcBorders>
              <w:top w:val="single" w:sz="1" w:space="0" w:color="CBD5E1"/>
              <w:left w:val="single" w:sz="1" w:space="0" w:color="CBD5E1"/>
              <w:bottom w:val="single" w:sz="1" w:space="0" w:color="CBD5E1"/>
              <w:right w:val="single" w:sz="1" w:space="0" w:color="CBD5E1"/>
            </w:tcBorders>
          </w:tcPr>
          <w:p w14:paraId="62FB5D03" w14:textId="77777777" w:rsidR="009F15F3" w:rsidRDefault="00E73214">
            <w:r>
              <w:rPr>
                <w:color w:val="374151"/>
                <w:sz w:val="15"/>
                <w:szCs w:val="15"/>
              </w:rPr>
              <w:t>Optional chromatic aberration 0.4px at edges (vintage lens feel)</w:t>
            </w:r>
          </w:p>
        </w:tc>
        <w:tc>
          <w:tcPr>
            <w:tcW w:w="2560" w:type="dxa"/>
            <w:tcBorders>
              <w:top w:val="single" w:sz="1" w:space="0" w:color="CBD5E1"/>
              <w:left w:val="single" w:sz="1" w:space="0" w:color="CBD5E1"/>
              <w:bottom w:val="single" w:sz="1" w:space="0" w:color="CBD5E1"/>
              <w:right w:val="single" w:sz="1" w:space="0" w:color="CBD5E1"/>
            </w:tcBorders>
          </w:tcPr>
          <w:p w14:paraId="602C1E05" w14:textId="77777777" w:rsidR="009F15F3" w:rsidRDefault="009F15F3"/>
        </w:tc>
      </w:tr>
    </w:tbl>
    <w:p w14:paraId="6CE926EE" w14:textId="77777777" w:rsidR="009F15F3" w:rsidRDefault="009F15F3">
      <w:pPr>
        <w:spacing w:after="120"/>
      </w:pPr>
    </w:p>
    <w:p w14:paraId="47876F26" w14:textId="77777777" w:rsidR="009F15F3" w:rsidRDefault="00E73214">
      <w:pPr>
        <w:spacing w:before="200" w:after="60"/>
      </w:pPr>
      <w:r>
        <w:rPr>
          <w:b/>
          <w:bCs/>
          <w:color w:val="1E3A5F"/>
        </w:rPr>
        <w:t>5. Creator Customisation Knobs (Preset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200"/>
        <w:gridCol w:w="3760"/>
      </w:tblGrid>
      <w:tr w:rsidR="009F15F3" w14:paraId="17EF5FA1" w14:textId="77777777">
        <w:tc>
          <w:tcPr>
            <w:tcW w:w="2400" w:type="dxa"/>
            <w:tcBorders>
              <w:top w:val="single" w:sz="4" w:space="0" w:color="94A3B8"/>
              <w:left w:val="single" w:sz="1" w:space="0" w:color="CBD5E1"/>
              <w:bottom w:val="single" w:sz="4" w:space="0" w:color="94A3B8"/>
              <w:right w:val="single" w:sz="1" w:space="0" w:color="CBD5E1"/>
            </w:tcBorders>
            <w:shd w:val="clear" w:color="auto" w:fill="E0E7FF"/>
          </w:tcPr>
          <w:p w14:paraId="31BFD3DB" w14:textId="77777777" w:rsidR="009F15F3" w:rsidRDefault="00E73214">
            <w:r>
              <w:rPr>
                <w:b/>
                <w:bCs/>
                <w:color w:val="1E3A5F"/>
                <w:sz w:val="15"/>
                <w:szCs w:val="15"/>
              </w:rPr>
              <w:t>Knob</w:t>
            </w:r>
          </w:p>
        </w:tc>
        <w:tc>
          <w:tcPr>
            <w:tcW w:w="3200" w:type="dxa"/>
            <w:tcBorders>
              <w:top w:val="single" w:sz="4" w:space="0" w:color="94A3B8"/>
              <w:left w:val="single" w:sz="1" w:space="0" w:color="CBD5E1"/>
              <w:bottom w:val="single" w:sz="4" w:space="0" w:color="94A3B8"/>
              <w:right w:val="single" w:sz="1" w:space="0" w:color="CBD5E1"/>
            </w:tcBorders>
            <w:shd w:val="clear" w:color="auto" w:fill="E0E7FF"/>
          </w:tcPr>
          <w:p w14:paraId="272F443D" w14:textId="77777777" w:rsidR="009F15F3" w:rsidRDefault="00E73214">
            <w:r>
              <w:rPr>
                <w:b/>
                <w:bCs/>
                <w:color w:val="1E3A5F"/>
                <w:sz w:val="15"/>
                <w:szCs w:val="15"/>
              </w:rPr>
              <w:t>Options (default)</w:t>
            </w:r>
          </w:p>
        </w:tc>
        <w:tc>
          <w:tcPr>
            <w:tcW w:w="3760" w:type="dxa"/>
            <w:tcBorders>
              <w:top w:val="single" w:sz="4" w:space="0" w:color="94A3B8"/>
              <w:left w:val="single" w:sz="1" w:space="0" w:color="CBD5E1"/>
              <w:bottom w:val="single" w:sz="4" w:space="0" w:color="94A3B8"/>
              <w:right w:val="single" w:sz="1" w:space="0" w:color="CBD5E1"/>
            </w:tcBorders>
            <w:shd w:val="clear" w:color="auto" w:fill="E0E7FF"/>
          </w:tcPr>
          <w:p w14:paraId="5B599D2B" w14:textId="77777777" w:rsidR="009F15F3" w:rsidRDefault="00E73214">
            <w:r>
              <w:rPr>
                <w:b/>
                <w:bCs/>
                <w:color w:val="1E3A5F"/>
                <w:sz w:val="15"/>
                <w:szCs w:val="15"/>
              </w:rPr>
              <w:t>Effect</w:t>
            </w:r>
          </w:p>
        </w:tc>
      </w:tr>
      <w:tr w:rsidR="009F15F3" w14:paraId="2B111704"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55345145" w14:textId="77777777" w:rsidR="009F15F3" w:rsidRDefault="00E73214">
            <w:r>
              <w:rPr>
                <w:b/>
                <w:bCs/>
                <w:color w:val="374151"/>
                <w:sz w:val="15"/>
                <w:szCs w:val="15"/>
              </w:rPr>
              <w:t>Grain Intensity</w:t>
            </w:r>
          </w:p>
        </w:tc>
        <w:tc>
          <w:tcPr>
            <w:tcW w:w="3200" w:type="dxa"/>
            <w:tcBorders>
              <w:top w:val="single" w:sz="1" w:space="0" w:color="CBD5E1"/>
              <w:left w:val="single" w:sz="1" w:space="0" w:color="CBD5E1"/>
              <w:bottom w:val="single" w:sz="1" w:space="0" w:color="CBD5E1"/>
              <w:right w:val="single" w:sz="1" w:space="0" w:color="CBD5E1"/>
            </w:tcBorders>
          </w:tcPr>
          <w:p w14:paraId="531E9D3B" w14:textId="6A7366AB" w:rsidR="009F15F3" w:rsidRDefault="00E73214">
            <w:ins w:id="0" w:author="Claude" w:date="2026-04-23T18:30:00Z">
              <w:r>
                <w:rPr>
                  <w:color w:val="374151"/>
                  <w:sz w:val="15"/>
                  <w:szCs w:val="15"/>
                </w:rPr>
                <w:t>Clean / Subtle / Film  (default: Subtle)</w:t>
              </w:r>
            </w:ins>
          </w:p>
        </w:tc>
        <w:tc>
          <w:tcPr>
            <w:tcW w:w="3760" w:type="dxa"/>
            <w:tcBorders>
              <w:top w:val="single" w:sz="1" w:space="0" w:color="CBD5E1"/>
              <w:left w:val="single" w:sz="1" w:space="0" w:color="CBD5E1"/>
              <w:bottom w:val="single" w:sz="1" w:space="0" w:color="CBD5E1"/>
              <w:right w:val="single" w:sz="1" w:space="0" w:color="CBD5E1"/>
            </w:tcBorders>
          </w:tcPr>
          <w:p w14:paraId="5882C01E" w14:textId="77777777" w:rsidR="009F15F3" w:rsidRDefault="00E73214">
            <w:r>
              <w:rPr>
                <w:color w:val="374151"/>
                <w:sz w:val="15"/>
                <w:szCs w:val="15"/>
              </w:rPr>
              <w:t>Film grain strength</w:t>
            </w:r>
          </w:p>
        </w:tc>
      </w:tr>
      <w:tr w:rsidR="009F15F3" w14:paraId="3FEA3284"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49ACBF4E" w14:textId="77777777" w:rsidR="009F15F3" w:rsidRDefault="00E73214">
            <w:r>
              <w:rPr>
                <w:b/>
                <w:bCs/>
                <w:color w:val="374151"/>
                <w:sz w:val="15"/>
                <w:szCs w:val="15"/>
              </w:rPr>
              <w:t>Halation Strength</w:t>
            </w:r>
          </w:p>
        </w:tc>
        <w:tc>
          <w:tcPr>
            <w:tcW w:w="3200" w:type="dxa"/>
            <w:tcBorders>
              <w:top w:val="single" w:sz="1" w:space="0" w:color="CBD5E1"/>
              <w:left w:val="single" w:sz="1" w:space="0" w:color="CBD5E1"/>
              <w:bottom w:val="single" w:sz="1" w:space="0" w:color="CBD5E1"/>
              <w:right w:val="single" w:sz="1" w:space="0" w:color="CBD5E1"/>
            </w:tcBorders>
          </w:tcPr>
          <w:p w14:paraId="0333FECA" w14:textId="6836AF12" w:rsidR="009F15F3" w:rsidRDefault="00E73214">
            <w:ins w:id="1" w:author="Claude" w:date="2026-04-23T18:30:00Z">
              <w:r>
                <w:rPr>
                  <w:color w:val="374151"/>
                  <w:sz w:val="15"/>
                  <w:szCs w:val="15"/>
                </w:rPr>
                <w:t>Off / Subtle / Pronounced  (default: Subtle)</w:t>
              </w:r>
            </w:ins>
          </w:p>
        </w:tc>
        <w:tc>
          <w:tcPr>
            <w:tcW w:w="3760" w:type="dxa"/>
            <w:tcBorders>
              <w:top w:val="single" w:sz="1" w:space="0" w:color="CBD5E1"/>
              <w:left w:val="single" w:sz="1" w:space="0" w:color="CBD5E1"/>
              <w:bottom w:val="single" w:sz="1" w:space="0" w:color="CBD5E1"/>
              <w:right w:val="single" w:sz="1" w:space="0" w:color="CBD5E1"/>
            </w:tcBorders>
          </w:tcPr>
          <w:p w14:paraId="7CC22AA0" w14:textId="77777777" w:rsidR="009F15F3" w:rsidRDefault="00E73214">
            <w:r>
              <w:rPr>
                <w:color w:val="374151"/>
                <w:sz w:val="15"/>
                <w:szCs w:val="15"/>
              </w:rPr>
              <w:t>Highlight bloom</w:t>
            </w:r>
          </w:p>
        </w:tc>
      </w:tr>
      <w:tr w:rsidR="009F15F3" w14:paraId="2E3F03FC"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16A0BC0F" w14:textId="77777777" w:rsidR="009F15F3" w:rsidRDefault="00E73214">
            <w:r>
              <w:rPr>
                <w:b/>
                <w:bCs/>
                <w:color w:val="374151"/>
                <w:sz w:val="15"/>
                <w:szCs w:val="15"/>
              </w:rPr>
              <w:t>Colour Grade Warmth</w:t>
            </w:r>
          </w:p>
        </w:tc>
        <w:tc>
          <w:tcPr>
            <w:tcW w:w="3200" w:type="dxa"/>
            <w:tcBorders>
              <w:top w:val="single" w:sz="1" w:space="0" w:color="CBD5E1"/>
              <w:left w:val="single" w:sz="1" w:space="0" w:color="CBD5E1"/>
              <w:bottom w:val="single" w:sz="1" w:space="0" w:color="CBD5E1"/>
              <w:right w:val="single" w:sz="1" w:space="0" w:color="CBD5E1"/>
            </w:tcBorders>
          </w:tcPr>
          <w:p w14:paraId="2F5B5794" w14:textId="14E73689" w:rsidR="009F15F3" w:rsidRDefault="00E73214">
            <w:ins w:id="2" w:author="Claude" w:date="2026-04-23T18:30:00Z">
              <w:r>
                <w:rPr>
                  <w:color w:val="374151"/>
                  <w:sz w:val="15"/>
                  <w:szCs w:val="15"/>
                </w:rPr>
                <w:t>Cool / Neutral / Warm / Golden  (default: Warm)</w:t>
              </w:r>
            </w:ins>
          </w:p>
        </w:tc>
        <w:tc>
          <w:tcPr>
            <w:tcW w:w="3760" w:type="dxa"/>
            <w:tcBorders>
              <w:top w:val="single" w:sz="1" w:space="0" w:color="CBD5E1"/>
              <w:left w:val="single" w:sz="1" w:space="0" w:color="CBD5E1"/>
              <w:bottom w:val="single" w:sz="1" w:space="0" w:color="CBD5E1"/>
              <w:right w:val="single" w:sz="1" w:space="0" w:color="CBD5E1"/>
            </w:tcBorders>
          </w:tcPr>
          <w:p w14:paraId="5E3B9138" w14:textId="77777777" w:rsidR="009F15F3" w:rsidRDefault="00E73214">
            <w:r>
              <w:rPr>
                <w:color w:val="374151"/>
                <w:sz w:val="15"/>
                <w:szCs w:val="15"/>
              </w:rPr>
              <w:t>LUT warmth shift</w:t>
            </w:r>
          </w:p>
        </w:tc>
      </w:tr>
      <w:tr w:rsidR="009F15F3" w14:paraId="29A8B035"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4288B0F0" w14:textId="77777777" w:rsidR="009F15F3" w:rsidRDefault="00E73214">
            <w:r>
              <w:rPr>
                <w:b/>
                <w:bCs/>
                <w:color w:val="374151"/>
                <w:sz w:val="15"/>
                <w:szCs w:val="15"/>
              </w:rPr>
              <w:t>Vignette Strength</w:t>
            </w:r>
          </w:p>
        </w:tc>
        <w:tc>
          <w:tcPr>
            <w:tcW w:w="3200" w:type="dxa"/>
            <w:tcBorders>
              <w:top w:val="single" w:sz="1" w:space="0" w:color="CBD5E1"/>
              <w:left w:val="single" w:sz="1" w:space="0" w:color="CBD5E1"/>
              <w:bottom w:val="single" w:sz="1" w:space="0" w:color="CBD5E1"/>
              <w:right w:val="single" w:sz="1" w:space="0" w:color="CBD5E1"/>
            </w:tcBorders>
          </w:tcPr>
          <w:p w14:paraId="10F8D197" w14:textId="0523D5F4" w:rsidR="009F15F3" w:rsidRDefault="00E73214">
            <w:ins w:id="3" w:author="Claude" w:date="2026-04-23T18:30:00Z">
              <w:r>
                <w:rPr>
                  <w:color w:val="374151"/>
                  <w:sz w:val="15"/>
                  <w:szCs w:val="15"/>
                </w:rPr>
                <w:t>Off / Subtle / Cinematic  (default: Subtle)</w:t>
              </w:r>
            </w:ins>
          </w:p>
        </w:tc>
        <w:tc>
          <w:tcPr>
            <w:tcW w:w="3760" w:type="dxa"/>
            <w:tcBorders>
              <w:top w:val="single" w:sz="1" w:space="0" w:color="CBD5E1"/>
              <w:left w:val="single" w:sz="1" w:space="0" w:color="CBD5E1"/>
              <w:bottom w:val="single" w:sz="1" w:space="0" w:color="CBD5E1"/>
              <w:right w:val="single" w:sz="1" w:space="0" w:color="CBD5E1"/>
            </w:tcBorders>
          </w:tcPr>
          <w:p w14:paraId="348D3EA3" w14:textId="77777777" w:rsidR="009F15F3" w:rsidRDefault="00E73214">
            <w:r>
              <w:rPr>
                <w:color w:val="374151"/>
                <w:sz w:val="15"/>
                <w:szCs w:val="15"/>
              </w:rPr>
              <w:t>Corner darkening</w:t>
            </w:r>
          </w:p>
        </w:tc>
      </w:tr>
      <w:tr w:rsidR="009F15F3" w14:paraId="0E807411"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477CB58C" w14:textId="77777777" w:rsidR="009F15F3" w:rsidRDefault="00E73214">
            <w:r>
              <w:rPr>
                <w:b/>
                <w:bCs/>
                <w:color w:val="374151"/>
                <w:sz w:val="15"/>
                <w:szCs w:val="15"/>
              </w:rPr>
              <w:t>Depth of Field</w:t>
            </w:r>
          </w:p>
        </w:tc>
        <w:tc>
          <w:tcPr>
            <w:tcW w:w="3200" w:type="dxa"/>
            <w:tcBorders>
              <w:top w:val="single" w:sz="1" w:space="0" w:color="CBD5E1"/>
              <w:left w:val="single" w:sz="1" w:space="0" w:color="CBD5E1"/>
              <w:bottom w:val="single" w:sz="1" w:space="0" w:color="CBD5E1"/>
              <w:right w:val="single" w:sz="1" w:space="0" w:color="CBD5E1"/>
            </w:tcBorders>
          </w:tcPr>
          <w:p w14:paraId="164DA2F7" w14:textId="4AD39D40" w:rsidR="009F15F3" w:rsidRDefault="00E73214">
            <w:ins w:id="4" w:author="Claude" w:date="2026-04-23T18:30:00Z">
              <w:r>
                <w:rPr>
                  <w:color w:val="374151"/>
                  <w:sz w:val="15"/>
                  <w:szCs w:val="15"/>
                </w:rPr>
                <w:t>Shallow / Medium / Deep  (default: Shallow)</w:t>
              </w:r>
            </w:ins>
          </w:p>
        </w:tc>
        <w:tc>
          <w:tcPr>
            <w:tcW w:w="3760" w:type="dxa"/>
            <w:tcBorders>
              <w:top w:val="single" w:sz="1" w:space="0" w:color="CBD5E1"/>
              <w:left w:val="single" w:sz="1" w:space="0" w:color="CBD5E1"/>
              <w:bottom w:val="single" w:sz="1" w:space="0" w:color="CBD5E1"/>
              <w:right w:val="single" w:sz="1" w:space="0" w:color="CBD5E1"/>
            </w:tcBorders>
          </w:tcPr>
          <w:p w14:paraId="3B718ECF" w14:textId="77777777" w:rsidR="009F15F3" w:rsidRDefault="00E73214">
            <w:r>
              <w:rPr>
                <w:color w:val="374151"/>
                <w:sz w:val="15"/>
                <w:szCs w:val="15"/>
              </w:rPr>
              <w:t>Bokeh control</w:t>
            </w:r>
          </w:p>
        </w:tc>
      </w:tr>
      <w:tr w:rsidR="009F15F3" w14:paraId="665FF223"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70F173FC" w14:textId="77777777" w:rsidR="009F15F3" w:rsidRDefault="00E73214">
            <w:r>
              <w:rPr>
                <w:b/>
                <w:bCs/>
                <w:color w:val="374151"/>
                <w:sz w:val="15"/>
                <w:szCs w:val="15"/>
              </w:rPr>
              <w:t>Film Stock Preset</w:t>
            </w:r>
          </w:p>
        </w:tc>
        <w:tc>
          <w:tcPr>
            <w:tcW w:w="3200" w:type="dxa"/>
            <w:tcBorders>
              <w:top w:val="single" w:sz="1" w:space="0" w:color="CBD5E1"/>
              <w:left w:val="single" w:sz="1" w:space="0" w:color="CBD5E1"/>
              <w:bottom w:val="single" w:sz="1" w:space="0" w:color="CBD5E1"/>
              <w:right w:val="single" w:sz="1" w:space="0" w:color="CBD5E1"/>
            </w:tcBorders>
          </w:tcPr>
          <w:p w14:paraId="79FB7325" w14:textId="77777777" w:rsidR="009F15F3" w:rsidRDefault="00E73214">
            <w:r>
              <w:rPr>
                <w:color w:val="374151"/>
                <w:sz w:val="15"/>
                <w:szCs w:val="15"/>
              </w:rPr>
              <w:t>Portra 400 | Ektar 100 | Tri-X B&amp;W | Cinestill 800T, default Portra 400</w:t>
            </w:r>
          </w:p>
        </w:tc>
        <w:tc>
          <w:tcPr>
            <w:tcW w:w="3760" w:type="dxa"/>
            <w:tcBorders>
              <w:top w:val="single" w:sz="1" w:space="0" w:color="CBD5E1"/>
              <w:left w:val="single" w:sz="1" w:space="0" w:color="CBD5E1"/>
              <w:bottom w:val="single" w:sz="1" w:space="0" w:color="CBD5E1"/>
              <w:right w:val="single" w:sz="1" w:space="0" w:color="CBD5E1"/>
            </w:tcBorders>
          </w:tcPr>
          <w:p w14:paraId="3E7D4229" w14:textId="77777777" w:rsidR="009F15F3" w:rsidRDefault="009F15F3"/>
        </w:tc>
      </w:tr>
      <w:tr w:rsidR="009F15F3" w14:paraId="1FF7FBB6"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09D9215A" w14:textId="77777777" w:rsidR="009F15F3" w:rsidRDefault="00E73214">
            <w:r>
              <w:rPr>
                <w:b/>
                <w:bCs/>
                <w:color w:val="374151"/>
                <w:sz w:val="15"/>
                <w:szCs w:val="15"/>
              </w:rPr>
              <w:t>Language Pair</w:t>
            </w:r>
          </w:p>
        </w:tc>
        <w:tc>
          <w:tcPr>
            <w:tcW w:w="3200" w:type="dxa"/>
            <w:tcBorders>
              <w:top w:val="single" w:sz="1" w:space="0" w:color="CBD5E1"/>
              <w:left w:val="single" w:sz="1" w:space="0" w:color="CBD5E1"/>
              <w:bottom w:val="single" w:sz="1" w:space="0" w:color="CBD5E1"/>
              <w:right w:val="single" w:sz="1" w:space="0" w:color="CBD5E1"/>
            </w:tcBorders>
          </w:tcPr>
          <w:p w14:paraId="69E13E1A" w14:textId="77777777" w:rsidR="009F15F3" w:rsidRDefault="00E73214">
            <w:r>
              <w:rPr>
                <w:color w:val="374151"/>
                <w:sz w:val="15"/>
                <w:szCs w:val="15"/>
              </w:rPr>
              <w:t>EN-only | HI-only | EN+HI stacked, default EN-only (cinema prefers single-line)</w:t>
            </w:r>
          </w:p>
        </w:tc>
        <w:tc>
          <w:tcPr>
            <w:tcW w:w="3760" w:type="dxa"/>
            <w:tcBorders>
              <w:top w:val="single" w:sz="1" w:space="0" w:color="CBD5E1"/>
              <w:left w:val="single" w:sz="1" w:space="0" w:color="CBD5E1"/>
              <w:bottom w:val="single" w:sz="1" w:space="0" w:color="CBD5E1"/>
              <w:right w:val="single" w:sz="1" w:space="0" w:color="CBD5E1"/>
            </w:tcBorders>
          </w:tcPr>
          <w:p w14:paraId="0118656F" w14:textId="77777777" w:rsidR="009F15F3" w:rsidRDefault="009F15F3"/>
        </w:tc>
      </w:tr>
      <w:tr w:rsidR="009F15F3" w14:paraId="46EA52B4"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07804B4A" w14:textId="77777777" w:rsidR="009F15F3" w:rsidRDefault="00E73214">
            <w:r>
              <w:rPr>
                <w:b/>
                <w:bCs/>
                <w:color w:val="374151"/>
                <w:sz w:val="15"/>
                <w:szCs w:val="15"/>
              </w:rPr>
              <w:t>Letterbox Mode</w:t>
            </w:r>
          </w:p>
        </w:tc>
        <w:tc>
          <w:tcPr>
            <w:tcW w:w="3200" w:type="dxa"/>
            <w:tcBorders>
              <w:top w:val="single" w:sz="1" w:space="0" w:color="CBD5E1"/>
              <w:left w:val="single" w:sz="1" w:space="0" w:color="CBD5E1"/>
              <w:bottom w:val="single" w:sz="1" w:space="0" w:color="CBD5E1"/>
              <w:right w:val="single" w:sz="1" w:space="0" w:color="CBD5E1"/>
            </w:tcBorders>
          </w:tcPr>
          <w:p w14:paraId="5FD51083" w14:textId="77777777" w:rsidR="009F15F3" w:rsidRDefault="00E73214">
            <w:r>
              <w:rPr>
                <w:color w:val="374151"/>
                <w:sz w:val="15"/>
                <w:szCs w:val="15"/>
              </w:rPr>
              <w:t>none | 2.35:1 | 2.39:1, default none</w:t>
            </w:r>
          </w:p>
        </w:tc>
        <w:tc>
          <w:tcPr>
            <w:tcW w:w="3760" w:type="dxa"/>
            <w:tcBorders>
              <w:top w:val="single" w:sz="1" w:space="0" w:color="CBD5E1"/>
              <w:left w:val="single" w:sz="1" w:space="0" w:color="CBD5E1"/>
              <w:bottom w:val="single" w:sz="1" w:space="0" w:color="CBD5E1"/>
              <w:right w:val="single" w:sz="1" w:space="0" w:color="CBD5E1"/>
            </w:tcBorders>
          </w:tcPr>
          <w:p w14:paraId="0BE763BF" w14:textId="77777777" w:rsidR="009F15F3" w:rsidRDefault="009F15F3"/>
        </w:tc>
      </w:tr>
      <w:tr w:rsidR="009F15F3" w14:paraId="3995CCAA" w14:textId="77777777">
        <w:tc>
          <w:tcPr>
            <w:tcW w:w="2400" w:type="dxa"/>
            <w:tcBorders>
              <w:top w:val="single" w:sz="1" w:space="0" w:color="CBD5E1"/>
              <w:left w:val="single" w:sz="1" w:space="0" w:color="CBD5E1"/>
              <w:bottom w:val="single" w:sz="1" w:space="0" w:color="CBD5E1"/>
              <w:right w:val="single" w:sz="1" w:space="0" w:color="CBD5E1"/>
            </w:tcBorders>
            <w:shd w:val="clear" w:color="auto" w:fill="E0E7FF"/>
          </w:tcPr>
          <w:p w14:paraId="2673A5B3" w14:textId="77777777" w:rsidR="009F15F3" w:rsidRDefault="00E73214">
            <w:r>
              <w:rPr>
                <w:b/>
                <w:bCs/>
                <w:color w:val="374151"/>
                <w:sz w:val="15"/>
                <w:szCs w:val="15"/>
              </w:rPr>
              <w:t>Time-of-Day Hint</w:t>
            </w:r>
          </w:p>
        </w:tc>
        <w:tc>
          <w:tcPr>
            <w:tcW w:w="3200" w:type="dxa"/>
            <w:tcBorders>
              <w:top w:val="single" w:sz="1" w:space="0" w:color="CBD5E1"/>
              <w:left w:val="single" w:sz="1" w:space="0" w:color="CBD5E1"/>
              <w:bottom w:val="single" w:sz="1" w:space="0" w:color="CBD5E1"/>
              <w:right w:val="single" w:sz="1" w:space="0" w:color="CBD5E1"/>
            </w:tcBorders>
          </w:tcPr>
          <w:p w14:paraId="3DA8837E" w14:textId="77777777" w:rsidR="009F15F3" w:rsidRDefault="00E73214">
            <w:r>
              <w:rPr>
                <w:color w:val="374151"/>
                <w:sz w:val="15"/>
                <w:szCs w:val="15"/>
              </w:rPr>
              <w:t>dawn | golden-hour | blue-hour | dusk | night, default dawn</w:t>
            </w:r>
          </w:p>
        </w:tc>
        <w:tc>
          <w:tcPr>
            <w:tcW w:w="3760" w:type="dxa"/>
            <w:tcBorders>
              <w:top w:val="single" w:sz="1" w:space="0" w:color="CBD5E1"/>
              <w:left w:val="single" w:sz="1" w:space="0" w:color="CBD5E1"/>
              <w:bottom w:val="single" w:sz="1" w:space="0" w:color="CBD5E1"/>
              <w:right w:val="single" w:sz="1" w:space="0" w:color="CBD5E1"/>
            </w:tcBorders>
          </w:tcPr>
          <w:p w14:paraId="04C94CD9" w14:textId="77777777" w:rsidR="009F15F3" w:rsidRDefault="00E73214">
            <w:r>
              <w:rPr>
                <w:color w:val="374151"/>
                <w:sz w:val="15"/>
                <w:szCs w:val="15"/>
              </w:rPr>
              <w:t>Drives palette subset</w:t>
            </w:r>
          </w:p>
        </w:tc>
      </w:tr>
    </w:tbl>
    <w:p w14:paraId="1EF572D4" w14:textId="77777777" w:rsidR="009F15F3" w:rsidRDefault="009F15F3">
      <w:pPr>
        <w:spacing w:after="120"/>
      </w:pPr>
    </w:p>
    <w:p w14:paraId="4942E4F7" w14:textId="77777777" w:rsidR="009F15F3" w:rsidRDefault="00E73214">
      <w:pPr>
        <w:spacing w:before="160" w:after="80"/>
      </w:pPr>
      <w:r>
        <w:rPr>
          <w:b/>
          <w:bCs/>
          <w:color w:val="1E3A5F"/>
          <w:sz w:val="18"/>
          <w:szCs w:val="18"/>
        </w:rPr>
        <w:t xml:space="preserve">10. Approved Archetypes: </w:t>
      </w:r>
      <w:r>
        <w:rPr>
          <w:color w:val="374151"/>
          <w:sz w:val="18"/>
          <w:szCs w:val="18"/>
        </w:rPr>
        <w:t>B1 (best fit -- photo hero), C1 (hero type on cinematic backdrop), C2 (minimal poster). Not recommended: A1, A2 (ornamental conflict), D1 (illustrated conflict).</w:t>
      </w:r>
    </w:p>
    <w:p w14:paraId="2FAEB711" w14:textId="77777777" w:rsidR="009F15F3" w:rsidRDefault="00E73214">
      <w:pPr>
        <w:spacing w:before="300" w:after="80"/>
      </w:pPr>
      <w:r>
        <w:rPr>
          <w:b/>
          <w:bCs/>
          <w:color w:val="B45309"/>
          <w:sz w:val="24"/>
          <w:szCs w:val="24"/>
        </w:rPr>
        <w:t xml:space="preserve">Track D -- Playful Illustrated  </w:t>
      </w:r>
      <w:r>
        <w:rPr>
          <w:i/>
          <w:iCs/>
          <w:color w:val="64748B"/>
          <w:sz w:val="18"/>
          <w:szCs w:val="18"/>
        </w:rPr>
        <w:t>(flat bright -- sticker-sheet aesthetic, cheerful on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60"/>
      </w:tblGrid>
      <w:tr w:rsidR="009F15F3" w14:paraId="70B832DE"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5CB1D626" w14:textId="77777777" w:rsidR="009F15F3" w:rsidRDefault="00E73214">
            <w:r>
              <w:rPr>
                <w:b/>
                <w:bCs/>
                <w:color w:val="1E3A5F"/>
                <w:sz w:val="16"/>
                <w:szCs w:val="16"/>
              </w:rPr>
              <w:t>Palette family (GM-C1 example)</w:t>
            </w:r>
          </w:p>
        </w:tc>
        <w:tc>
          <w:tcPr>
            <w:tcW w:w="6960" w:type="dxa"/>
            <w:tcBorders>
              <w:top w:val="single" w:sz="1" w:space="0" w:color="CBD5E1"/>
              <w:left w:val="single" w:sz="1" w:space="0" w:color="CBD5E1"/>
              <w:bottom w:val="single" w:sz="1" w:space="0" w:color="CBD5E1"/>
              <w:right w:val="single" w:sz="1" w:space="0" w:color="CBD5E1"/>
            </w:tcBorders>
          </w:tcPr>
          <w:p w14:paraId="2D715AE1" w14:textId="77777777" w:rsidR="009F15F3" w:rsidRDefault="00E73214">
            <w:r>
              <w:rPr>
                <w:color w:val="374151"/>
                <w:sz w:val="16"/>
                <w:szCs w:val="16"/>
              </w:rPr>
              <w:t>GM-C1-D: Dominant #FACC15 bright sunny yellow / Accent #FB7185 coral pink / Surprise #A7F3D0 mint / Pop #38BDF8 sky blue. Finish: flat solid colour-blocks, thick outlines, no gradients, no texture.</w:t>
            </w:r>
          </w:p>
        </w:tc>
      </w:tr>
      <w:tr w:rsidR="009F15F3" w14:paraId="42173025"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65845346" w14:textId="77777777" w:rsidR="009F15F3" w:rsidRDefault="00E73214">
            <w:r>
              <w:rPr>
                <w:b/>
                <w:bCs/>
                <w:color w:val="1E3A5F"/>
                <w:sz w:val="16"/>
                <w:szCs w:val="16"/>
              </w:rPr>
              <w:t>Font pool</w:t>
            </w:r>
          </w:p>
        </w:tc>
        <w:tc>
          <w:tcPr>
            <w:tcW w:w="6960" w:type="dxa"/>
            <w:tcBorders>
              <w:top w:val="single" w:sz="1" w:space="0" w:color="CBD5E1"/>
              <w:left w:val="single" w:sz="1" w:space="0" w:color="CBD5E1"/>
              <w:bottom w:val="single" w:sz="1" w:space="0" w:color="CBD5E1"/>
              <w:right w:val="single" w:sz="1" w:space="0" w:color="CBD5E1"/>
            </w:tcBorders>
          </w:tcPr>
          <w:p w14:paraId="207BA289" w14:textId="77777777" w:rsidR="009F15F3" w:rsidRDefault="00E73214">
            <w:r>
              <w:rPr>
                <w:color w:val="374151"/>
                <w:sz w:val="16"/>
                <w:szCs w:val="16"/>
              </w:rPr>
              <w:t>Marker/crayon display: Caveat, Kalam, Patrick Hand, Shadows Into Light, Permanent Marker. Rounded sans: Fredoka, Baloo 2, Nunito, Quicksand. Treatments: slight rotation (-3 to +3 deg), wobble/jitter, all-caps allowed, doodle underlines.</w:t>
            </w:r>
          </w:p>
        </w:tc>
      </w:tr>
      <w:tr w:rsidR="009F15F3" w14:paraId="402B56A0"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0E9ED522" w14:textId="77777777" w:rsidR="009F15F3" w:rsidRDefault="00E73214">
            <w:r>
              <w:rPr>
                <w:b/>
                <w:bCs/>
                <w:color w:val="1E3A5F"/>
                <w:sz w:val="16"/>
                <w:szCs w:val="16"/>
              </w:rPr>
              <w:t>Illustration rendering</w:t>
            </w:r>
          </w:p>
        </w:tc>
        <w:tc>
          <w:tcPr>
            <w:tcW w:w="6960" w:type="dxa"/>
            <w:tcBorders>
              <w:top w:val="single" w:sz="1" w:space="0" w:color="CBD5E1"/>
              <w:left w:val="single" w:sz="1" w:space="0" w:color="CBD5E1"/>
              <w:bottom w:val="single" w:sz="1" w:space="0" w:color="CBD5E1"/>
              <w:right w:val="single" w:sz="1" w:space="0" w:color="CBD5E1"/>
            </w:tcBorders>
          </w:tcPr>
          <w:p w14:paraId="7E633D15" w14:textId="77777777" w:rsidR="009F15F3" w:rsidRDefault="00E73214">
            <w:r>
              <w:rPr>
                <w:color w:val="374151"/>
                <w:sz w:val="16"/>
                <w:szCs w:val="16"/>
              </w:rPr>
              <w:t>Hand-drawn sticker-style. Thick marker outlines (3-5px), flat colour-blocks, slight rotation/wobble per element. Doodle decorations allowed: stars, hearts, squiggles, "zzz" icons, dotted trails. Medium to high density (decorated but not crowded).</w:t>
            </w:r>
          </w:p>
        </w:tc>
      </w:tr>
      <w:tr w:rsidR="009F15F3" w14:paraId="27722CBE"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59A705AD" w14:textId="77777777" w:rsidR="009F15F3" w:rsidRDefault="00E73214">
            <w:r>
              <w:rPr>
                <w:b/>
                <w:bCs/>
                <w:color w:val="1E3A5F"/>
                <w:sz w:val="16"/>
                <w:szCs w:val="16"/>
              </w:rPr>
              <w:t>Customisation knobs</w:t>
            </w:r>
          </w:p>
        </w:tc>
        <w:tc>
          <w:tcPr>
            <w:tcW w:w="6960" w:type="dxa"/>
            <w:tcBorders>
              <w:top w:val="single" w:sz="1" w:space="0" w:color="CBD5E1"/>
              <w:left w:val="single" w:sz="1" w:space="0" w:color="CBD5E1"/>
              <w:bottom w:val="single" w:sz="1" w:space="0" w:color="CBD5E1"/>
              <w:right w:val="single" w:sz="1" w:space="0" w:color="CBD5E1"/>
            </w:tcBorders>
          </w:tcPr>
          <w:p w14:paraId="7791979C" w14:textId="77777777" w:rsidR="009F15F3" w:rsidRDefault="00E73214">
            <w:r>
              <w:rPr>
                <w:color w:val="374151"/>
                <w:sz w:val="16"/>
                <w:szCs w:val="16"/>
              </w:rPr>
              <w:t>Sticker density (sparse/medium/dense), doodle pen weight (2px/3px/5px), wobble intensity (off/subtle/playful/chaotic), outline colour (black/dark brown/white), rotation range (0 to +/- 8deg), doodle icon set picker.</w:t>
            </w:r>
          </w:p>
        </w:tc>
      </w:tr>
      <w:tr w:rsidR="009F15F3" w14:paraId="07DE87E9"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622B2C3E" w14:textId="77777777" w:rsidR="009F15F3" w:rsidRDefault="00E73214">
            <w:r>
              <w:rPr>
                <w:b/>
                <w:bCs/>
                <w:color w:val="1E3A5F"/>
                <w:sz w:val="16"/>
                <w:szCs w:val="16"/>
              </w:rPr>
              <w:lastRenderedPageBreak/>
              <w:t>Prompt style flags</w:t>
            </w:r>
          </w:p>
        </w:tc>
        <w:tc>
          <w:tcPr>
            <w:tcW w:w="6960" w:type="dxa"/>
            <w:tcBorders>
              <w:top w:val="single" w:sz="1" w:space="0" w:color="CBD5E1"/>
              <w:left w:val="single" w:sz="1" w:space="0" w:color="CBD5E1"/>
              <w:bottom w:val="single" w:sz="1" w:space="0" w:color="CBD5E1"/>
              <w:right w:val="single" w:sz="1" w:space="0" w:color="CBD5E1"/>
            </w:tcBorders>
          </w:tcPr>
          <w:p w14:paraId="2D4D41B5" w14:textId="77777777" w:rsidR="009F15F3" w:rsidRDefault="00E73214">
            <w:r>
              <w:rPr>
                <w:color w:val="374151"/>
                <w:sz w:val="16"/>
                <w:szCs w:val="16"/>
              </w:rPr>
              <w:t>Midjourney: --ar 9:16 --s 400 --chaos 10. Style keywords: "sticker style, hand-drawn, flat colour, thick outlines, kawaii, doodle, cheerful, bright, playful, kids illustration". Firefly: stylize 70, graphic style.</w:t>
            </w:r>
          </w:p>
        </w:tc>
      </w:tr>
      <w:tr w:rsidR="009F15F3" w14:paraId="1C0784E7"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7F10B03C" w14:textId="77777777" w:rsidR="009F15F3" w:rsidRDefault="00E73214">
            <w:r>
              <w:rPr>
                <w:b/>
                <w:bCs/>
                <w:color w:val="1E3A5F"/>
                <w:sz w:val="16"/>
                <w:szCs w:val="16"/>
              </w:rPr>
              <w:t>Negative prompt</w:t>
            </w:r>
          </w:p>
        </w:tc>
        <w:tc>
          <w:tcPr>
            <w:tcW w:w="6960" w:type="dxa"/>
            <w:tcBorders>
              <w:top w:val="single" w:sz="1" w:space="0" w:color="CBD5E1"/>
              <w:left w:val="single" w:sz="1" w:space="0" w:color="CBD5E1"/>
              <w:bottom w:val="single" w:sz="1" w:space="0" w:color="CBD5E1"/>
              <w:right w:val="single" w:sz="1" w:space="0" w:color="CBD5E1"/>
            </w:tcBorders>
          </w:tcPr>
          <w:p w14:paraId="3E45EFA6" w14:textId="77777777" w:rsidR="009F15F3" w:rsidRDefault="00E73214">
            <w:r>
              <w:rPr>
                <w:color w:val="374151"/>
                <w:sz w:val="16"/>
                <w:szCs w:val="16"/>
              </w:rPr>
              <w:t>No photorealism, no ornaments/paisley, no gold/metallic, no muted colours, no gradients, no film grain, no serif fonts, no letterbox crop, no devotional imagery.</w:t>
            </w:r>
          </w:p>
        </w:tc>
      </w:tr>
      <w:tr w:rsidR="009F15F3" w14:paraId="6F4C6F04"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67826456" w14:textId="77777777" w:rsidR="009F15F3" w:rsidRDefault="00E73214">
            <w:r>
              <w:rPr>
                <w:b/>
                <w:bCs/>
                <w:color w:val="1E3A5F"/>
                <w:sz w:val="16"/>
                <w:szCs w:val="16"/>
              </w:rPr>
              <w:t>Reference aesthetics</w:t>
            </w:r>
          </w:p>
        </w:tc>
        <w:tc>
          <w:tcPr>
            <w:tcW w:w="6960" w:type="dxa"/>
            <w:tcBorders>
              <w:top w:val="single" w:sz="1" w:space="0" w:color="CBD5E1"/>
              <w:left w:val="single" w:sz="1" w:space="0" w:color="CBD5E1"/>
              <w:bottom w:val="single" w:sz="1" w:space="0" w:color="CBD5E1"/>
              <w:right w:val="single" w:sz="1" w:space="0" w:color="CBD5E1"/>
            </w:tcBorders>
          </w:tcPr>
          <w:p w14:paraId="10502FF4" w14:textId="77777777" w:rsidR="009F15F3" w:rsidRDefault="00E73214">
            <w:r>
              <w:rPr>
                <w:color w:val="374151"/>
                <w:sz w:val="16"/>
                <w:szCs w:val="16"/>
              </w:rPr>
              <w:t>Alicia Souza comics, Gemma Correll doodles, Apple Memoji, WhatsApp Sticker Pack, Canva kids' templates, Moonbow illustrations, Bhavesh Bhatia doodles.</w:t>
            </w:r>
          </w:p>
        </w:tc>
      </w:tr>
      <w:tr w:rsidR="009F15F3" w14:paraId="788F2FBC"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624BE250" w14:textId="77777777" w:rsidR="009F15F3" w:rsidRDefault="00E73214">
            <w:r>
              <w:rPr>
                <w:b/>
                <w:bCs/>
                <w:color w:val="1E3A5F"/>
                <w:sz w:val="16"/>
                <w:szCs w:val="16"/>
              </w:rPr>
              <w:t>Approved archetypes</w:t>
            </w:r>
          </w:p>
        </w:tc>
        <w:tc>
          <w:tcPr>
            <w:tcW w:w="6960" w:type="dxa"/>
            <w:tcBorders>
              <w:top w:val="single" w:sz="1" w:space="0" w:color="CBD5E1"/>
              <w:left w:val="single" w:sz="1" w:space="0" w:color="CBD5E1"/>
              <w:bottom w:val="single" w:sz="1" w:space="0" w:color="CBD5E1"/>
              <w:right w:val="single" w:sz="1" w:space="0" w:color="CBD5E1"/>
            </w:tcBorders>
          </w:tcPr>
          <w:p w14:paraId="14360CA1" w14:textId="77777777" w:rsidR="009F15F3" w:rsidRDefault="00E73214">
            <w:r>
              <w:rPr>
                <w:color w:val="374151"/>
                <w:sz w:val="16"/>
                <w:szCs w:val="16"/>
              </w:rPr>
              <w:t>A2 (sticker-swap), B1 (with sticker overlay), D1 (best fit), C1. Not recommended: A1 (ornamental conflict), C2 (photo-focused archetype).</w:t>
            </w:r>
          </w:p>
        </w:tc>
      </w:tr>
    </w:tbl>
    <w:p w14:paraId="2656A92E" w14:textId="77777777" w:rsidR="009F15F3" w:rsidRDefault="00E73214">
      <w:pPr>
        <w:spacing w:before="300" w:after="120"/>
      </w:pPr>
      <w:r>
        <w:rPr>
          <w:b/>
          <w:bCs/>
          <w:color w:val="B45309"/>
          <w:sz w:val="22"/>
          <w:szCs w:val="22"/>
        </w:rPr>
        <w:t>Detailed BRD -- Track D Playful Illustrated</w:t>
      </w:r>
    </w:p>
    <w:p w14:paraId="65A50E32" w14:textId="77777777" w:rsidR="009F15F3" w:rsidRDefault="00E73214">
      <w:pPr>
        <w:spacing w:after="160"/>
      </w:pPr>
      <w:r>
        <w:rPr>
          <w:i/>
          <w:iCs/>
          <w:color w:val="64748B"/>
          <w:sz w:val="16"/>
          <w:szCs w:val="16"/>
        </w:rPr>
        <w:t>Prototype-ready specification. Every design token below is engineering-resolvable -- hex codes, font stacks, pixel dimensions, animation timings, model flags. Hand this section to design + engineering and they can start implementing without ambiguity.</w:t>
      </w:r>
    </w:p>
    <w:p w14:paraId="081E6EC2" w14:textId="77777777" w:rsidR="009F15F3" w:rsidRDefault="00E73214">
      <w:pPr>
        <w:spacing w:before="200" w:after="60"/>
      </w:pPr>
      <w:r>
        <w:rPr>
          <w:b/>
          <w:bCs/>
          <w:color w:val="1E3A5F"/>
        </w:rPr>
        <w:t>1. Colour System -- Design Tokens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200"/>
        <w:gridCol w:w="1960"/>
        <w:gridCol w:w="2800"/>
      </w:tblGrid>
      <w:tr w:rsidR="009F15F3" w14:paraId="13FD24FF" w14:textId="77777777">
        <w:tc>
          <w:tcPr>
            <w:tcW w:w="2400" w:type="dxa"/>
            <w:tcBorders>
              <w:top w:val="single" w:sz="4" w:space="0" w:color="94A3B8"/>
              <w:left w:val="single" w:sz="1" w:space="0" w:color="CBD5E1"/>
              <w:bottom w:val="single" w:sz="4" w:space="0" w:color="94A3B8"/>
              <w:right w:val="single" w:sz="1" w:space="0" w:color="CBD5E1"/>
            </w:tcBorders>
            <w:shd w:val="clear" w:color="auto" w:fill="FCE7F3"/>
          </w:tcPr>
          <w:p w14:paraId="128BACBF" w14:textId="77777777" w:rsidR="009F15F3" w:rsidRDefault="00E73214">
            <w:r>
              <w:rPr>
                <w:b/>
                <w:bCs/>
                <w:color w:val="1E3A5F"/>
                <w:sz w:val="15"/>
                <w:szCs w:val="15"/>
              </w:rPr>
              <w:t>Role</w:t>
            </w:r>
          </w:p>
        </w:tc>
        <w:tc>
          <w:tcPr>
            <w:tcW w:w="2200" w:type="dxa"/>
            <w:tcBorders>
              <w:top w:val="single" w:sz="4" w:space="0" w:color="94A3B8"/>
              <w:left w:val="single" w:sz="1" w:space="0" w:color="CBD5E1"/>
              <w:bottom w:val="single" w:sz="4" w:space="0" w:color="94A3B8"/>
              <w:right w:val="single" w:sz="1" w:space="0" w:color="CBD5E1"/>
            </w:tcBorders>
            <w:shd w:val="clear" w:color="auto" w:fill="FCE7F3"/>
          </w:tcPr>
          <w:p w14:paraId="136ECB92" w14:textId="77777777" w:rsidR="009F15F3" w:rsidRDefault="00E73214">
            <w:r>
              <w:rPr>
                <w:b/>
                <w:bCs/>
                <w:color w:val="1E3A5F"/>
                <w:sz w:val="15"/>
                <w:szCs w:val="15"/>
              </w:rPr>
              <w:t>Hex / Value</w:t>
            </w:r>
          </w:p>
        </w:tc>
        <w:tc>
          <w:tcPr>
            <w:tcW w:w="1960" w:type="dxa"/>
            <w:tcBorders>
              <w:top w:val="single" w:sz="4" w:space="0" w:color="94A3B8"/>
              <w:left w:val="single" w:sz="1" w:space="0" w:color="CBD5E1"/>
              <w:bottom w:val="single" w:sz="4" w:space="0" w:color="94A3B8"/>
              <w:right w:val="single" w:sz="1" w:space="0" w:color="CBD5E1"/>
            </w:tcBorders>
            <w:shd w:val="clear" w:color="auto" w:fill="FCE7F3"/>
          </w:tcPr>
          <w:p w14:paraId="1C844BA6" w14:textId="77777777" w:rsidR="009F15F3" w:rsidRDefault="00E73214">
            <w:r>
              <w:rPr>
                <w:b/>
                <w:bCs/>
                <w:color w:val="1E3A5F"/>
                <w:sz w:val="15"/>
                <w:szCs w:val="15"/>
              </w:rPr>
              <w:t>Name</w:t>
            </w:r>
          </w:p>
        </w:tc>
        <w:tc>
          <w:tcPr>
            <w:tcW w:w="2800" w:type="dxa"/>
            <w:tcBorders>
              <w:top w:val="single" w:sz="4" w:space="0" w:color="94A3B8"/>
              <w:left w:val="single" w:sz="1" w:space="0" w:color="CBD5E1"/>
              <w:bottom w:val="single" w:sz="4" w:space="0" w:color="94A3B8"/>
              <w:right w:val="single" w:sz="1" w:space="0" w:color="CBD5E1"/>
            </w:tcBorders>
            <w:shd w:val="clear" w:color="auto" w:fill="FCE7F3"/>
          </w:tcPr>
          <w:p w14:paraId="1A56EE35" w14:textId="77777777" w:rsidR="009F15F3" w:rsidRDefault="00E73214">
            <w:r>
              <w:rPr>
                <w:b/>
                <w:bCs/>
                <w:color w:val="1E3A5F"/>
                <w:sz w:val="15"/>
                <w:szCs w:val="15"/>
              </w:rPr>
              <w:t>Usage rule</w:t>
            </w:r>
          </w:p>
        </w:tc>
      </w:tr>
      <w:tr w:rsidR="009F15F3" w14:paraId="2322E1D0"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718117E3" w14:textId="77777777" w:rsidR="009F15F3" w:rsidRDefault="00E73214">
            <w:r>
              <w:rPr>
                <w:b/>
                <w:bCs/>
                <w:color w:val="374151"/>
                <w:sz w:val="15"/>
                <w:szCs w:val="15"/>
              </w:rPr>
              <w:t>Primary 1 / Dominant</w:t>
            </w:r>
          </w:p>
        </w:tc>
        <w:tc>
          <w:tcPr>
            <w:tcW w:w="2200" w:type="dxa"/>
            <w:tcBorders>
              <w:top w:val="single" w:sz="1" w:space="0" w:color="CBD5E1"/>
              <w:left w:val="single" w:sz="1" w:space="0" w:color="CBD5E1"/>
              <w:bottom w:val="single" w:sz="1" w:space="0" w:color="CBD5E1"/>
              <w:right w:val="single" w:sz="1" w:space="0" w:color="CBD5E1"/>
            </w:tcBorders>
          </w:tcPr>
          <w:p w14:paraId="007E43B9" w14:textId="77777777" w:rsidR="009F15F3" w:rsidRDefault="00E73214">
            <w:r>
              <w:rPr>
                <w:rFonts w:ascii="Courier New" w:hAnsi="Courier New"/>
                <w:color w:val="374151"/>
                <w:sz w:val="15"/>
                <w:szCs w:val="15"/>
              </w:rPr>
              <w:t>#FACC15</w:t>
            </w:r>
          </w:p>
        </w:tc>
        <w:tc>
          <w:tcPr>
            <w:tcW w:w="1960" w:type="dxa"/>
            <w:tcBorders>
              <w:top w:val="single" w:sz="1" w:space="0" w:color="CBD5E1"/>
              <w:left w:val="single" w:sz="1" w:space="0" w:color="CBD5E1"/>
              <w:bottom w:val="single" w:sz="1" w:space="0" w:color="CBD5E1"/>
              <w:right w:val="single" w:sz="1" w:space="0" w:color="CBD5E1"/>
            </w:tcBorders>
          </w:tcPr>
          <w:p w14:paraId="06F8C509" w14:textId="77777777" w:rsidR="009F15F3" w:rsidRDefault="00E73214">
            <w:r>
              <w:rPr>
                <w:color w:val="374151"/>
                <w:sz w:val="15"/>
                <w:szCs w:val="15"/>
              </w:rPr>
              <w:t>Sunny Yellow</w:t>
            </w:r>
          </w:p>
        </w:tc>
        <w:tc>
          <w:tcPr>
            <w:tcW w:w="2800" w:type="dxa"/>
            <w:tcBorders>
              <w:top w:val="single" w:sz="1" w:space="0" w:color="CBD5E1"/>
              <w:left w:val="single" w:sz="1" w:space="0" w:color="CBD5E1"/>
              <w:bottom w:val="single" w:sz="1" w:space="0" w:color="CBD5E1"/>
              <w:right w:val="single" w:sz="1" w:space="0" w:color="CBD5E1"/>
            </w:tcBorders>
          </w:tcPr>
          <w:p w14:paraId="10AB9FEC" w14:textId="77777777" w:rsidR="009F15F3" w:rsidRDefault="00E73214">
            <w:r>
              <w:rPr>
                <w:color w:val="374151"/>
                <w:sz w:val="15"/>
                <w:szCs w:val="15"/>
              </w:rPr>
              <w:t>Primary background fill (flat)</w:t>
            </w:r>
          </w:p>
        </w:tc>
      </w:tr>
      <w:tr w:rsidR="009F15F3" w14:paraId="3FA6828E"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0C3DA5D2" w14:textId="77777777" w:rsidR="009F15F3" w:rsidRDefault="00E73214">
            <w:r>
              <w:rPr>
                <w:b/>
                <w:bCs/>
                <w:color w:val="374151"/>
                <w:sz w:val="15"/>
                <w:szCs w:val="15"/>
              </w:rPr>
              <w:t>Primary 2 / Accent</w:t>
            </w:r>
          </w:p>
        </w:tc>
        <w:tc>
          <w:tcPr>
            <w:tcW w:w="2200" w:type="dxa"/>
            <w:tcBorders>
              <w:top w:val="single" w:sz="1" w:space="0" w:color="CBD5E1"/>
              <w:left w:val="single" w:sz="1" w:space="0" w:color="CBD5E1"/>
              <w:bottom w:val="single" w:sz="1" w:space="0" w:color="CBD5E1"/>
              <w:right w:val="single" w:sz="1" w:space="0" w:color="CBD5E1"/>
            </w:tcBorders>
          </w:tcPr>
          <w:p w14:paraId="340F1C6E" w14:textId="77777777" w:rsidR="009F15F3" w:rsidRDefault="00E73214">
            <w:r>
              <w:rPr>
                <w:rFonts w:ascii="Courier New" w:hAnsi="Courier New"/>
                <w:color w:val="374151"/>
                <w:sz w:val="15"/>
                <w:szCs w:val="15"/>
              </w:rPr>
              <w:t>#FB7185</w:t>
            </w:r>
          </w:p>
        </w:tc>
        <w:tc>
          <w:tcPr>
            <w:tcW w:w="1960" w:type="dxa"/>
            <w:tcBorders>
              <w:top w:val="single" w:sz="1" w:space="0" w:color="CBD5E1"/>
              <w:left w:val="single" w:sz="1" w:space="0" w:color="CBD5E1"/>
              <w:bottom w:val="single" w:sz="1" w:space="0" w:color="CBD5E1"/>
              <w:right w:val="single" w:sz="1" w:space="0" w:color="CBD5E1"/>
            </w:tcBorders>
          </w:tcPr>
          <w:p w14:paraId="42C26D75" w14:textId="77777777" w:rsidR="009F15F3" w:rsidRDefault="00E73214">
            <w:r>
              <w:rPr>
                <w:color w:val="374151"/>
                <w:sz w:val="15"/>
                <w:szCs w:val="15"/>
              </w:rPr>
              <w:t>Coral Pink</w:t>
            </w:r>
          </w:p>
        </w:tc>
        <w:tc>
          <w:tcPr>
            <w:tcW w:w="2800" w:type="dxa"/>
            <w:tcBorders>
              <w:top w:val="single" w:sz="1" w:space="0" w:color="CBD5E1"/>
              <w:left w:val="single" w:sz="1" w:space="0" w:color="CBD5E1"/>
              <w:bottom w:val="single" w:sz="1" w:space="0" w:color="CBD5E1"/>
              <w:right w:val="single" w:sz="1" w:space="0" w:color="CBD5E1"/>
            </w:tcBorders>
          </w:tcPr>
          <w:p w14:paraId="37EDFA42" w14:textId="77777777" w:rsidR="009F15F3" w:rsidRDefault="00E73214">
            <w:r>
              <w:rPr>
                <w:color w:val="374151"/>
                <w:sz w:val="15"/>
                <w:szCs w:val="15"/>
              </w:rPr>
              <w:t>Character fills, bubble backgrounds</w:t>
            </w:r>
          </w:p>
        </w:tc>
      </w:tr>
      <w:tr w:rsidR="009F15F3" w14:paraId="5E8932EC"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71EB4D7C" w14:textId="77777777" w:rsidR="009F15F3" w:rsidRDefault="00E73214">
            <w:r>
              <w:rPr>
                <w:b/>
                <w:bCs/>
                <w:color w:val="374151"/>
                <w:sz w:val="15"/>
                <w:szCs w:val="15"/>
              </w:rPr>
              <w:t>Primary 3 / Accent</w:t>
            </w:r>
          </w:p>
        </w:tc>
        <w:tc>
          <w:tcPr>
            <w:tcW w:w="2200" w:type="dxa"/>
            <w:tcBorders>
              <w:top w:val="single" w:sz="1" w:space="0" w:color="CBD5E1"/>
              <w:left w:val="single" w:sz="1" w:space="0" w:color="CBD5E1"/>
              <w:bottom w:val="single" w:sz="1" w:space="0" w:color="CBD5E1"/>
              <w:right w:val="single" w:sz="1" w:space="0" w:color="CBD5E1"/>
            </w:tcBorders>
          </w:tcPr>
          <w:p w14:paraId="6B088E52" w14:textId="77777777" w:rsidR="009F15F3" w:rsidRDefault="00E73214">
            <w:r>
              <w:rPr>
                <w:rFonts w:ascii="Courier New" w:hAnsi="Courier New"/>
                <w:color w:val="374151"/>
                <w:sz w:val="15"/>
                <w:szCs w:val="15"/>
              </w:rPr>
              <w:t>#A7F3D0</w:t>
            </w:r>
          </w:p>
        </w:tc>
        <w:tc>
          <w:tcPr>
            <w:tcW w:w="1960" w:type="dxa"/>
            <w:tcBorders>
              <w:top w:val="single" w:sz="1" w:space="0" w:color="CBD5E1"/>
              <w:left w:val="single" w:sz="1" w:space="0" w:color="CBD5E1"/>
              <w:bottom w:val="single" w:sz="1" w:space="0" w:color="CBD5E1"/>
              <w:right w:val="single" w:sz="1" w:space="0" w:color="CBD5E1"/>
            </w:tcBorders>
          </w:tcPr>
          <w:p w14:paraId="4248DECB" w14:textId="77777777" w:rsidR="009F15F3" w:rsidRDefault="00E73214">
            <w:r>
              <w:rPr>
                <w:color w:val="374151"/>
                <w:sz w:val="15"/>
                <w:szCs w:val="15"/>
              </w:rPr>
              <w:t>Mint Green</w:t>
            </w:r>
          </w:p>
        </w:tc>
        <w:tc>
          <w:tcPr>
            <w:tcW w:w="2800" w:type="dxa"/>
            <w:tcBorders>
              <w:top w:val="single" w:sz="1" w:space="0" w:color="CBD5E1"/>
              <w:left w:val="single" w:sz="1" w:space="0" w:color="CBD5E1"/>
              <w:bottom w:val="single" w:sz="1" w:space="0" w:color="CBD5E1"/>
              <w:right w:val="single" w:sz="1" w:space="0" w:color="CBD5E1"/>
            </w:tcBorders>
          </w:tcPr>
          <w:p w14:paraId="0097E718" w14:textId="77777777" w:rsidR="009F15F3" w:rsidRDefault="00E73214">
            <w:r>
              <w:rPr>
                <w:color w:val="374151"/>
                <w:sz w:val="15"/>
                <w:szCs w:val="15"/>
              </w:rPr>
              <w:t>Foliage, leaf motifs, accent shapes</w:t>
            </w:r>
          </w:p>
        </w:tc>
      </w:tr>
      <w:tr w:rsidR="009F15F3" w14:paraId="36BFCFBA"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50737235" w14:textId="77777777" w:rsidR="009F15F3" w:rsidRDefault="00E73214">
            <w:r>
              <w:rPr>
                <w:b/>
                <w:bCs/>
                <w:color w:val="374151"/>
                <w:sz w:val="15"/>
                <w:szCs w:val="15"/>
              </w:rPr>
              <w:t>Primary 4 / Accent</w:t>
            </w:r>
          </w:p>
        </w:tc>
        <w:tc>
          <w:tcPr>
            <w:tcW w:w="2200" w:type="dxa"/>
            <w:tcBorders>
              <w:top w:val="single" w:sz="1" w:space="0" w:color="CBD5E1"/>
              <w:left w:val="single" w:sz="1" w:space="0" w:color="CBD5E1"/>
              <w:bottom w:val="single" w:sz="1" w:space="0" w:color="CBD5E1"/>
              <w:right w:val="single" w:sz="1" w:space="0" w:color="CBD5E1"/>
            </w:tcBorders>
          </w:tcPr>
          <w:p w14:paraId="77F144D3" w14:textId="77777777" w:rsidR="009F15F3" w:rsidRDefault="00E73214">
            <w:r>
              <w:rPr>
                <w:rFonts w:ascii="Courier New" w:hAnsi="Courier New"/>
                <w:color w:val="374151"/>
                <w:sz w:val="15"/>
                <w:szCs w:val="15"/>
              </w:rPr>
              <w:t>#38BDF8</w:t>
            </w:r>
          </w:p>
        </w:tc>
        <w:tc>
          <w:tcPr>
            <w:tcW w:w="1960" w:type="dxa"/>
            <w:tcBorders>
              <w:top w:val="single" w:sz="1" w:space="0" w:color="CBD5E1"/>
              <w:left w:val="single" w:sz="1" w:space="0" w:color="CBD5E1"/>
              <w:bottom w:val="single" w:sz="1" w:space="0" w:color="CBD5E1"/>
              <w:right w:val="single" w:sz="1" w:space="0" w:color="CBD5E1"/>
            </w:tcBorders>
          </w:tcPr>
          <w:p w14:paraId="7DEA503B" w14:textId="77777777" w:rsidR="009F15F3" w:rsidRDefault="00E73214">
            <w:r>
              <w:rPr>
                <w:color w:val="374151"/>
                <w:sz w:val="15"/>
                <w:szCs w:val="15"/>
              </w:rPr>
              <w:t>Sky Blue</w:t>
            </w:r>
          </w:p>
        </w:tc>
        <w:tc>
          <w:tcPr>
            <w:tcW w:w="2800" w:type="dxa"/>
            <w:tcBorders>
              <w:top w:val="single" w:sz="1" w:space="0" w:color="CBD5E1"/>
              <w:left w:val="single" w:sz="1" w:space="0" w:color="CBD5E1"/>
              <w:bottom w:val="single" w:sz="1" w:space="0" w:color="CBD5E1"/>
              <w:right w:val="single" w:sz="1" w:space="0" w:color="CBD5E1"/>
            </w:tcBorders>
          </w:tcPr>
          <w:p w14:paraId="2114D1C2" w14:textId="77777777" w:rsidR="009F15F3" w:rsidRDefault="00E73214">
            <w:r>
              <w:rPr>
                <w:color w:val="374151"/>
                <w:sz w:val="15"/>
                <w:szCs w:val="15"/>
              </w:rPr>
              <w:t>Sky, water, cool shapes</w:t>
            </w:r>
          </w:p>
        </w:tc>
      </w:tr>
      <w:tr w:rsidR="009F15F3" w14:paraId="71C296DB"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7790DAA6" w14:textId="77777777" w:rsidR="009F15F3" w:rsidRDefault="00E73214">
            <w:r>
              <w:rPr>
                <w:b/>
                <w:bCs/>
                <w:color w:val="374151"/>
                <w:sz w:val="15"/>
                <w:szCs w:val="15"/>
              </w:rPr>
              <w:t>Primary 5 / Accent</w:t>
            </w:r>
          </w:p>
        </w:tc>
        <w:tc>
          <w:tcPr>
            <w:tcW w:w="2200" w:type="dxa"/>
            <w:tcBorders>
              <w:top w:val="single" w:sz="1" w:space="0" w:color="CBD5E1"/>
              <w:left w:val="single" w:sz="1" w:space="0" w:color="CBD5E1"/>
              <w:bottom w:val="single" w:sz="1" w:space="0" w:color="CBD5E1"/>
              <w:right w:val="single" w:sz="1" w:space="0" w:color="CBD5E1"/>
            </w:tcBorders>
          </w:tcPr>
          <w:p w14:paraId="0B210878" w14:textId="77777777" w:rsidR="009F15F3" w:rsidRDefault="00E73214">
            <w:r>
              <w:rPr>
                <w:rFonts w:ascii="Courier New" w:hAnsi="Courier New"/>
                <w:color w:val="374151"/>
                <w:sz w:val="15"/>
                <w:szCs w:val="15"/>
              </w:rPr>
              <w:t>#C084FC</w:t>
            </w:r>
          </w:p>
        </w:tc>
        <w:tc>
          <w:tcPr>
            <w:tcW w:w="1960" w:type="dxa"/>
            <w:tcBorders>
              <w:top w:val="single" w:sz="1" w:space="0" w:color="CBD5E1"/>
              <w:left w:val="single" w:sz="1" w:space="0" w:color="CBD5E1"/>
              <w:bottom w:val="single" w:sz="1" w:space="0" w:color="CBD5E1"/>
              <w:right w:val="single" w:sz="1" w:space="0" w:color="CBD5E1"/>
            </w:tcBorders>
          </w:tcPr>
          <w:p w14:paraId="0D4EA84E" w14:textId="77777777" w:rsidR="009F15F3" w:rsidRDefault="00E73214">
            <w:r>
              <w:rPr>
                <w:color w:val="374151"/>
                <w:sz w:val="15"/>
                <w:szCs w:val="15"/>
              </w:rPr>
              <w:t>Lavender</w:t>
            </w:r>
          </w:p>
        </w:tc>
        <w:tc>
          <w:tcPr>
            <w:tcW w:w="2800" w:type="dxa"/>
            <w:tcBorders>
              <w:top w:val="single" w:sz="1" w:space="0" w:color="CBD5E1"/>
              <w:left w:val="single" w:sz="1" w:space="0" w:color="CBD5E1"/>
              <w:bottom w:val="single" w:sz="1" w:space="0" w:color="CBD5E1"/>
              <w:right w:val="single" w:sz="1" w:space="0" w:color="CBD5E1"/>
            </w:tcBorders>
          </w:tcPr>
          <w:p w14:paraId="1D9B8178" w14:textId="77777777" w:rsidR="009F15F3" w:rsidRDefault="00E73214">
            <w:r>
              <w:rPr>
                <w:color w:val="374151"/>
                <w:sz w:val="15"/>
                <w:szCs w:val="15"/>
              </w:rPr>
              <w:t>Sticker shapes, playful fills</w:t>
            </w:r>
          </w:p>
        </w:tc>
      </w:tr>
      <w:tr w:rsidR="009F15F3" w14:paraId="0D167C33"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51224D96" w14:textId="77777777" w:rsidR="009F15F3" w:rsidRDefault="00E73214">
            <w:r>
              <w:rPr>
                <w:b/>
                <w:bCs/>
                <w:color w:val="374151"/>
                <w:sz w:val="15"/>
                <w:szCs w:val="15"/>
              </w:rPr>
              <w:t>Primary 6 / Accent</w:t>
            </w:r>
          </w:p>
        </w:tc>
        <w:tc>
          <w:tcPr>
            <w:tcW w:w="2200" w:type="dxa"/>
            <w:tcBorders>
              <w:top w:val="single" w:sz="1" w:space="0" w:color="CBD5E1"/>
              <w:left w:val="single" w:sz="1" w:space="0" w:color="CBD5E1"/>
              <w:bottom w:val="single" w:sz="1" w:space="0" w:color="CBD5E1"/>
              <w:right w:val="single" w:sz="1" w:space="0" w:color="CBD5E1"/>
            </w:tcBorders>
          </w:tcPr>
          <w:p w14:paraId="2C076144" w14:textId="77777777" w:rsidR="009F15F3" w:rsidRDefault="00E73214">
            <w:r>
              <w:rPr>
                <w:rFonts w:ascii="Courier New" w:hAnsi="Courier New"/>
                <w:color w:val="374151"/>
                <w:sz w:val="15"/>
                <w:szCs w:val="15"/>
              </w:rPr>
              <w:t>#FB923C</w:t>
            </w:r>
          </w:p>
        </w:tc>
        <w:tc>
          <w:tcPr>
            <w:tcW w:w="1960" w:type="dxa"/>
            <w:tcBorders>
              <w:top w:val="single" w:sz="1" w:space="0" w:color="CBD5E1"/>
              <w:left w:val="single" w:sz="1" w:space="0" w:color="CBD5E1"/>
              <w:bottom w:val="single" w:sz="1" w:space="0" w:color="CBD5E1"/>
              <w:right w:val="single" w:sz="1" w:space="0" w:color="CBD5E1"/>
            </w:tcBorders>
          </w:tcPr>
          <w:p w14:paraId="322B2527" w14:textId="77777777" w:rsidR="009F15F3" w:rsidRDefault="00E73214">
            <w:r>
              <w:rPr>
                <w:color w:val="374151"/>
                <w:sz w:val="15"/>
                <w:szCs w:val="15"/>
              </w:rPr>
              <w:t>Tangerine</w:t>
            </w:r>
          </w:p>
        </w:tc>
        <w:tc>
          <w:tcPr>
            <w:tcW w:w="2800" w:type="dxa"/>
            <w:tcBorders>
              <w:top w:val="single" w:sz="1" w:space="0" w:color="CBD5E1"/>
              <w:left w:val="single" w:sz="1" w:space="0" w:color="CBD5E1"/>
              <w:bottom w:val="single" w:sz="1" w:space="0" w:color="CBD5E1"/>
              <w:right w:val="single" w:sz="1" w:space="0" w:color="CBD5E1"/>
            </w:tcBorders>
          </w:tcPr>
          <w:p w14:paraId="3C3D0C87" w14:textId="77777777" w:rsidR="009F15F3" w:rsidRDefault="00E73214">
            <w:r>
              <w:rPr>
                <w:color w:val="374151"/>
                <w:sz w:val="15"/>
                <w:szCs w:val="15"/>
              </w:rPr>
              <w:t>Warm shapes, sunburst, characters</w:t>
            </w:r>
          </w:p>
        </w:tc>
      </w:tr>
      <w:tr w:rsidR="009F15F3" w14:paraId="45F5E51B"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32A76C3F" w14:textId="77777777" w:rsidR="009F15F3" w:rsidRDefault="00E73214">
            <w:r>
              <w:rPr>
                <w:b/>
                <w:bCs/>
                <w:color w:val="374151"/>
                <w:sz w:val="15"/>
                <w:szCs w:val="15"/>
              </w:rPr>
              <w:t>Neutral / Line</w:t>
            </w:r>
          </w:p>
        </w:tc>
        <w:tc>
          <w:tcPr>
            <w:tcW w:w="2200" w:type="dxa"/>
            <w:tcBorders>
              <w:top w:val="single" w:sz="1" w:space="0" w:color="CBD5E1"/>
              <w:left w:val="single" w:sz="1" w:space="0" w:color="CBD5E1"/>
              <w:bottom w:val="single" w:sz="1" w:space="0" w:color="CBD5E1"/>
              <w:right w:val="single" w:sz="1" w:space="0" w:color="CBD5E1"/>
            </w:tcBorders>
          </w:tcPr>
          <w:p w14:paraId="5BF07DCF" w14:textId="77777777" w:rsidR="009F15F3" w:rsidRDefault="00E73214">
            <w:r>
              <w:rPr>
                <w:rFonts w:ascii="Courier New" w:hAnsi="Courier New"/>
                <w:color w:val="374151"/>
                <w:sz w:val="15"/>
                <w:szCs w:val="15"/>
              </w:rPr>
              <w:t>#1E293B</w:t>
            </w:r>
          </w:p>
        </w:tc>
        <w:tc>
          <w:tcPr>
            <w:tcW w:w="1960" w:type="dxa"/>
            <w:tcBorders>
              <w:top w:val="single" w:sz="1" w:space="0" w:color="CBD5E1"/>
              <w:left w:val="single" w:sz="1" w:space="0" w:color="CBD5E1"/>
              <w:bottom w:val="single" w:sz="1" w:space="0" w:color="CBD5E1"/>
              <w:right w:val="single" w:sz="1" w:space="0" w:color="CBD5E1"/>
            </w:tcBorders>
          </w:tcPr>
          <w:p w14:paraId="34174EA2" w14:textId="77777777" w:rsidR="009F15F3" w:rsidRDefault="00E73214">
            <w:r>
              <w:rPr>
                <w:color w:val="374151"/>
                <w:sz w:val="15"/>
                <w:szCs w:val="15"/>
              </w:rPr>
              <w:t>Slate Ink</w:t>
            </w:r>
          </w:p>
        </w:tc>
        <w:tc>
          <w:tcPr>
            <w:tcW w:w="2800" w:type="dxa"/>
            <w:tcBorders>
              <w:top w:val="single" w:sz="1" w:space="0" w:color="CBD5E1"/>
              <w:left w:val="single" w:sz="1" w:space="0" w:color="CBD5E1"/>
              <w:bottom w:val="single" w:sz="1" w:space="0" w:color="CBD5E1"/>
              <w:right w:val="single" w:sz="1" w:space="0" w:color="CBD5E1"/>
            </w:tcBorders>
          </w:tcPr>
          <w:p w14:paraId="7D306DEC" w14:textId="77777777" w:rsidR="009F15F3" w:rsidRDefault="00E73214">
            <w:r>
              <w:rPr>
                <w:color w:val="374151"/>
                <w:sz w:val="15"/>
                <w:szCs w:val="15"/>
              </w:rPr>
              <w:t>Outline strokes (always #1E293B, 4-6px)</w:t>
            </w:r>
          </w:p>
        </w:tc>
      </w:tr>
      <w:tr w:rsidR="009F15F3" w14:paraId="421874D5"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056305B8" w14:textId="77777777" w:rsidR="009F15F3" w:rsidRDefault="00E73214">
            <w:r>
              <w:rPr>
                <w:b/>
                <w:bCs/>
                <w:color w:val="374151"/>
                <w:sz w:val="15"/>
                <w:szCs w:val="15"/>
              </w:rPr>
              <w:t>Neutral / White</w:t>
            </w:r>
          </w:p>
        </w:tc>
        <w:tc>
          <w:tcPr>
            <w:tcW w:w="2200" w:type="dxa"/>
            <w:tcBorders>
              <w:top w:val="single" w:sz="1" w:space="0" w:color="CBD5E1"/>
              <w:left w:val="single" w:sz="1" w:space="0" w:color="CBD5E1"/>
              <w:bottom w:val="single" w:sz="1" w:space="0" w:color="CBD5E1"/>
              <w:right w:val="single" w:sz="1" w:space="0" w:color="CBD5E1"/>
            </w:tcBorders>
          </w:tcPr>
          <w:p w14:paraId="42DF0D34" w14:textId="77777777" w:rsidR="009F15F3" w:rsidRDefault="00E73214">
            <w:r>
              <w:rPr>
                <w:rFonts w:ascii="Courier New" w:hAnsi="Courier New"/>
                <w:color w:val="374151"/>
                <w:sz w:val="15"/>
                <w:szCs w:val="15"/>
              </w:rPr>
              <w:t>#FFFFFF</w:t>
            </w:r>
          </w:p>
        </w:tc>
        <w:tc>
          <w:tcPr>
            <w:tcW w:w="1960" w:type="dxa"/>
            <w:tcBorders>
              <w:top w:val="single" w:sz="1" w:space="0" w:color="CBD5E1"/>
              <w:left w:val="single" w:sz="1" w:space="0" w:color="CBD5E1"/>
              <w:bottom w:val="single" w:sz="1" w:space="0" w:color="CBD5E1"/>
              <w:right w:val="single" w:sz="1" w:space="0" w:color="CBD5E1"/>
            </w:tcBorders>
          </w:tcPr>
          <w:p w14:paraId="020A67ED" w14:textId="77777777" w:rsidR="009F15F3" w:rsidRDefault="00E73214">
            <w:r>
              <w:rPr>
                <w:color w:val="374151"/>
                <w:sz w:val="15"/>
                <w:szCs w:val="15"/>
              </w:rPr>
              <w:t>Sticker White</w:t>
            </w:r>
          </w:p>
        </w:tc>
        <w:tc>
          <w:tcPr>
            <w:tcW w:w="2800" w:type="dxa"/>
            <w:tcBorders>
              <w:top w:val="single" w:sz="1" w:space="0" w:color="CBD5E1"/>
              <w:left w:val="single" w:sz="1" w:space="0" w:color="CBD5E1"/>
              <w:bottom w:val="single" w:sz="1" w:space="0" w:color="CBD5E1"/>
              <w:right w:val="single" w:sz="1" w:space="0" w:color="CBD5E1"/>
            </w:tcBorders>
          </w:tcPr>
          <w:p w14:paraId="64418F04" w14:textId="77777777" w:rsidR="009F15F3" w:rsidRDefault="00E73214">
            <w:r>
              <w:rPr>
                <w:color w:val="374151"/>
                <w:sz w:val="15"/>
                <w:szCs w:val="15"/>
              </w:rPr>
              <w:t>Highlight dots, 'shine' marks on shapes</w:t>
            </w:r>
          </w:p>
        </w:tc>
      </w:tr>
      <w:tr w:rsidR="009F15F3" w14:paraId="5B6CB691"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3F46DAD5" w14:textId="77777777" w:rsidR="009F15F3" w:rsidRDefault="00E73214">
            <w:r>
              <w:rPr>
                <w:b/>
                <w:bCs/>
                <w:color w:val="374151"/>
                <w:sz w:val="15"/>
                <w:szCs w:val="15"/>
              </w:rPr>
              <w:t>Neutral / Paper</w:t>
            </w:r>
          </w:p>
        </w:tc>
        <w:tc>
          <w:tcPr>
            <w:tcW w:w="2200" w:type="dxa"/>
            <w:tcBorders>
              <w:top w:val="single" w:sz="1" w:space="0" w:color="CBD5E1"/>
              <w:left w:val="single" w:sz="1" w:space="0" w:color="CBD5E1"/>
              <w:bottom w:val="single" w:sz="1" w:space="0" w:color="CBD5E1"/>
              <w:right w:val="single" w:sz="1" w:space="0" w:color="CBD5E1"/>
            </w:tcBorders>
          </w:tcPr>
          <w:p w14:paraId="1C45F3D9" w14:textId="77777777" w:rsidR="009F15F3" w:rsidRDefault="00E73214">
            <w:r>
              <w:rPr>
                <w:rFonts w:ascii="Courier New" w:hAnsi="Courier New"/>
                <w:color w:val="374151"/>
                <w:sz w:val="15"/>
                <w:szCs w:val="15"/>
              </w:rPr>
              <w:t>#FFFBEB</w:t>
            </w:r>
          </w:p>
        </w:tc>
        <w:tc>
          <w:tcPr>
            <w:tcW w:w="1960" w:type="dxa"/>
            <w:tcBorders>
              <w:top w:val="single" w:sz="1" w:space="0" w:color="CBD5E1"/>
              <w:left w:val="single" w:sz="1" w:space="0" w:color="CBD5E1"/>
              <w:bottom w:val="single" w:sz="1" w:space="0" w:color="CBD5E1"/>
              <w:right w:val="single" w:sz="1" w:space="0" w:color="CBD5E1"/>
            </w:tcBorders>
          </w:tcPr>
          <w:p w14:paraId="42A896D6" w14:textId="77777777" w:rsidR="009F15F3" w:rsidRDefault="00E73214">
            <w:r>
              <w:rPr>
                <w:color w:val="374151"/>
                <w:sz w:val="15"/>
                <w:szCs w:val="15"/>
              </w:rPr>
              <w:t>Cream Paper</w:t>
            </w:r>
          </w:p>
        </w:tc>
        <w:tc>
          <w:tcPr>
            <w:tcW w:w="2800" w:type="dxa"/>
            <w:tcBorders>
              <w:top w:val="single" w:sz="1" w:space="0" w:color="CBD5E1"/>
              <w:left w:val="single" w:sz="1" w:space="0" w:color="CBD5E1"/>
              <w:bottom w:val="single" w:sz="1" w:space="0" w:color="CBD5E1"/>
              <w:right w:val="single" w:sz="1" w:space="0" w:color="CBD5E1"/>
            </w:tcBorders>
          </w:tcPr>
          <w:p w14:paraId="58AF62C3" w14:textId="77777777" w:rsidR="009F15F3" w:rsidRDefault="00E73214">
            <w:r>
              <w:rPr>
                <w:color w:val="374151"/>
                <w:sz w:val="15"/>
                <w:szCs w:val="15"/>
              </w:rPr>
              <w:t>Secondary background / text-card</w:t>
            </w:r>
          </w:p>
        </w:tc>
      </w:tr>
      <w:tr w:rsidR="009F15F3" w14:paraId="1F0F6381"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74A4CFCF" w14:textId="77777777" w:rsidR="009F15F3" w:rsidRDefault="00E73214">
            <w:r>
              <w:rPr>
                <w:b/>
                <w:bCs/>
                <w:color w:val="374151"/>
                <w:sz w:val="15"/>
                <w:szCs w:val="15"/>
              </w:rPr>
              <w:t>Gradient</w:t>
            </w:r>
          </w:p>
        </w:tc>
        <w:tc>
          <w:tcPr>
            <w:tcW w:w="2200" w:type="dxa"/>
            <w:tcBorders>
              <w:top w:val="single" w:sz="1" w:space="0" w:color="CBD5E1"/>
              <w:left w:val="single" w:sz="1" w:space="0" w:color="CBD5E1"/>
              <w:bottom w:val="single" w:sz="1" w:space="0" w:color="CBD5E1"/>
              <w:right w:val="single" w:sz="1" w:space="0" w:color="CBD5E1"/>
            </w:tcBorders>
          </w:tcPr>
          <w:p w14:paraId="71C5310E" w14:textId="77777777" w:rsidR="009F15F3" w:rsidRDefault="00E73214">
            <w:r>
              <w:rPr>
                <w:color w:val="374151"/>
                <w:sz w:val="15"/>
                <w:szCs w:val="15"/>
              </w:rPr>
              <w:t>Not allowed -- flat colour blocks only</w:t>
            </w:r>
          </w:p>
        </w:tc>
        <w:tc>
          <w:tcPr>
            <w:tcW w:w="1960" w:type="dxa"/>
            <w:tcBorders>
              <w:top w:val="single" w:sz="1" w:space="0" w:color="CBD5E1"/>
              <w:left w:val="single" w:sz="1" w:space="0" w:color="CBD5E1"/>
              <w:bottom w:val="single" w:sz="1" w:space="0" w:color="CBD5E1"/>
              <w:right w:val="single" w:sz="1" w:space="0" w:color="CBD5E1"/>
            </w:tcBorders>
          </w:tcPr>
          <w:p w14:paraId="34F7E5D7" w14:textId="77777777" w:rsidR="009F15F3" w:rsidRDefault="00E73214">
            <w:r>
              <w:rPr>
                <w:color w:val="374151"/>
                <w:sz w:val="15"/>
                <w:szCs w:val="15"/>
              </w:rPr>
              <w:t>No Gradient</w:t>
            </w:r>
          </w:p>
        </w:tc>
        <w:tc>
          <w:tcPr>
            <w:tcW w:w="2800" w:type="dxa"/>
            <w:tcBorders>
              <w:top w:val="single" w:sz="1" w:space="0" w:color="CBD5E1"/>
              <w:left w:val="single" w:sz="1" w:space="0" w:color="CBD5E1"/>
              <w:bottom w:val="single" w:sz="1" w:space="0" w:color="CBD5E1"/>
              <w:right w:val="single" w:sz="1" w:space="0" w:color="CBD5E1"/>
            </w:tcBorders>
          </w:tcPr>
          <w:p w14:paraId="25393768" w14:textId="77777777" w:rsidR="009F15F3" w:rsidRDefault="00E73214">
            <w:r>
              <w:rPr>
                <w:color w:val="374151"/>
                <w:sz w:val="15"/>
                <w:szCs w:val="15"/>
              </w:rPr>
              <w:t>Purely flat</w:t>
            </w:r>
          </w:p>
        </w:tc>
      </w:tr>
      <w:tr w:rsidR="009F15F3" w14:paraId="6A0D9A17"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2C6913B9" w14:textId="77777777" w:rsidR="009F15F3" w:rsidRDefault="00E73214">
            <w:r>
              <w:rPr>
                <w:b/>
                <w:bCs/>
                <w:color w:val="374151"/>
                <w:sz w:val="15"/>
                <w:szCs w:val="15"/>
              </w:rPr>
              <w:t>Shadow</w:t>
            </w:r>
          </w:p>
        </w:tc>
        <w:tc>
          <w:tcPr>
            <w:tcW w:w="2200" w:type="dxa"/>
            <w:tcBorders>
              <w:top w:val="single" w:sz="1" w:space="0" w:color="CBD5E1"/>
              <w:left w:val="single" w:sz="1" w:space="0" w:color="CBD5E1"/>
              <w:bottom w:val="single" w:sz="1" w:space="0" w:color="CBD5E1"/>
              <w:right w:val="single" w:sz="1" w:space="0" w:color="CBD5E1"/>
            </w:tcBorders>
          </w:tcPr>
          <w:p w14:paraId="56265B1A" w14:textId="77777777" w:rsidR="009F15F3" w:rsidRDefault="00E73214">
            <w:r>
              <w:rPr>
                <w:color w:val="374151"/>
                <w:sz w:val="15"/>
                <w:szCs w:val="15"/>
              </w:rPr>
              <w:t>rgba(30, 41, 59, 0.15) offset 0,4 blur 0 (hard shadow)</w:t>
            </w:r>
          </w:p>
        </w:tc>
        <w:tc>
          <w:tcPr>
            <w:tcW w:w="1960" w:type="dxa"/>
            <w:tcBorders>
              <w:top w:val="single" w:sz="1" w:space="0" w:color="CBD5E1"/>
              <w:left w:val="single" w:sz="1" w:space="0" w:color="CBD5E1"/>
              <w:bottom w:val="single" w:sz="1" w:space="0" w:color="CBD5E1"/>
              <w:right w:val="single" w:sz="1" w:space="0" w:color="CBD5E1"/>
            </w:tcBorders>
          </w:tcPr>
          <w:p w14:paraId="1881C572" w14:textId="77777777" w:rsidR="009F15F3" w:rsidRDefault="00E73214">
            <w:r>
              <w:rPr>
                <w:color w:val="374151"/>
                <w:sz w:val="15"/>
                <w:szCs w:val="15"/>
              </w:rPr>
              <w:t>Sticker Drop Shadow</w:t>
            </w:r>
          </w:p>
        </w:tc>
        <w:tc>
          <w:tcPr>
            <w:tcW w:w="2800" w:type="dxa"/>
            <w:tcBorders>
              <w:top w:val="single" w:sz="1" w:space="0" w:color="CBD5E1"/>
              <w:left w:val="single" w:sz="1" w:space="0" w:color="CBD5E1"/>
              <w:bottom w:val="single" w:sz="1" w:space="0" w:color="CBD5E1"/>
              <w:right w:val="single" w:sz="1" w:space="0" w:color="CBD5E1"/>
            </w:tcBorders>
          </w:tcPr>
          <w:p w14:paraId="45806774" w14:textId="77777777" w:rsidR="009F15F3" w:rsidRDefault="00E73214">
            <w:r>
              <w:rPr>
                <w:color w:val="374151"/>
                <w:sz w:val="15"/>
                <w:szCs w:val="15"/>
              </w:rPr>
              <w:t>Hard offset shadow only, no blur</w:t>
            </w:r>
          </w:p>
        </w:tc>
      </w:tr>
      <w:tr w:rsidR="009F15F3" w14:paraId="2784EB78"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26DD531A" w14:textId="77777777" w:rsidR="009F15F3" w:rsidRDefault="00E73214">
            <w:r>
              <w:rPr>
                <w:b/>
                <w:bCs/>
                <w:color w:val="374151"/>
                <w:sz w:val="15"/>
                <w:szCs w:val="15"/>
              </w:rPr>
              <w:t>Pattern / Dots</w:t>
            </w:r>
          </w:p>
        </w:tc>
        <w:tc>
          <w:tcPr>
            <w:tcW w:w="2200" w:type="dxa"/>
            <w:tcBorders>
              <w:top w:val="single" w:sz="1" w:space="0" w:color="CBD5E1"/>
              <w:left w:val="single" w:sz="1" w:space="0" w:color="CBD5E1"/>
              <w:bottom w:val="single" w:sz="1" w:space="0" w:color="CBD5E1"/>
              <w:right w:val="single" w:sz="1" w:space="0" w:color="CBD5E1"/>
            </w:tcBorders>
          </w:tcPr>
          <w:p w14:paraId="13C9D1C2" w14:textId="77777777" w:rsidR="009F15F3" w:rsidRDefault="00E73214">
            <w:r>
              <w:rPr>
                <w:rFonts w:ascii="Courier New" w:hAnsi="Courier New"/>
                <w:color w:val="374151"/>
                <w:sz w:val="15"/>
                <w:szCs w:val="15"/>
              </w:rPr>
              <w:t>#1E293B dots @ 8px spacing 2px size</w:t>
            </w:r>
          </w:p>
        </w:tc>
        <w:tc>
          <w:tcPr>
            <w:tcW w:w="1960" w:type="dxa"/>
            <w:tcBorders>
              <w:top w:val="single" w:sz="1" w:space="0" w:color="CBD5E1"/>
              <w:left w:val="single" w:sz="1" w:space="0" w:color="CBD5E1"/>
              <w:bottom w:val="single" w:sz="1" w:space="0" w:color="CBD5E1"/>
              <w:right w:val="single" w:sz="1" w:space="0" w:color="CBD5E1"/>
            </w:tcBorders>
          </w:tcPr>
          <w:p w14:paraId="4080B3A0" w14:textId="77777777" w:rsidR="009F15F3" w:rsidRDefault="00E73214">
            <w:r>
              <w:rPr>
                <w:color w:val="374151"/>
                <w:sz w:val="15"/>
                <w:szCs w:val="15"/>
              </w:rPr>
              <w:t>Dot Pattern</w:t>
            </w:r>
          </w:p>
        </w:tc>
        <w:tc>
          <w:tcPr>
            <w:tcW w:w="2800" w:type="dxa"/>
            <w:tcBorders>
              <w:top w:val="single" w:sz="1" w:space="0" w:color="CBD5E1"/>
              <w:left w:val="single" w:sz="1" w:space="0" w:color="CBD5E1"/>
              <w:bottom w:val="single" w:sz="1" w:space="0" w:color="CBD5E1"/>
              <w:right w:val="single" w:sz="1" w:space="0" w:color="CBD5E1"/>
            </w:tcBorders>
          </w:tcPr>
          <w:p w14:paraId="2477EB27" w14:textId="77777777" w:rsidR="009F15F3" w:rsidRDefault="00E73214">
            <w:r>
              <w:rPr>
                <w:color w:val="374151"/>
                <w:sz w:val="15"/>
                <w:szCs w:val="15"/>
              </w:rPr>
              <w:t>Background texture option</w:t>
            </w:r>
          </w:p>
        </w:tc>
      </w:tr>
      <w:tr w:rsidR="009F15F3" w14:paraId="0D453BBC"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314A2C31" w14:textId="77777777" w:rsidR="009F15F3" w:rsidRDefault="00E73214">
            <w:r>
              <w:rPr>
                <w:b/>
                <w:bCs/>
                <w:color w:val="374151"/>
                <w:sz w:val="15"/>
                <w:szCs w:val="15"/>
              </w:rPr>
              <w:t>Pattern / Squiggles</w:t>
            </w:r>
          </w:p>
        </w:tc>
        <w:tc>
          <w:tcPr>
            <w:tcW w:w="2200" w:type="dxa"/>
            <w:tcBorders>
              <w:top w:val="single" w:sz="1" w:space="0" w:color="CBD5E1"/>
              <w:left w:val="single" w:sz="1" w:space="0" w:color="CBD5E1"/>
              <w:bottom w:val="single" w:sz="1" w:space="0" w:color="CBD5E1"/>
              <w:right w:val="single" w:sz="1" w:space="0" w:color="CBD5E1"/>
            </w:tcBorders>
          </w:tcPr>
          <w:p w14:paraId="058E263A" w14:textId="77777777" w:rsidR="009F15F3" w:rsidRDefault="00E73214">
            <w:r>
              <w:rPr>
                <w:rFonts w:ascii="Courier New" w:hAnsi="Courier New"/>
                <w:color w:val="374151"/>
                <w:sz w:val="15"/>
                <w:szCs w:val="15"/>
              </w:rPr>
              <w:t>#1E293B 2px line, hand-drawn wobble</w:t>
            </w:r>
          </w:p>
        </w:tc>
        <w:tc>
          <w:tcPr>
            <w:tcW w:w="1960" w:type="dxa"/>
            <w:tcBorders>
              <w:top w:val="single" w:sz="1" w:space="0" w:color="CBD5E1"/>
              <w:left w:val="single" w:sz="1" w:space="0" w:color="CBD5E1"/>
              <w:bottom w:val="single" w:sz="1" w:space="0" w:color="CBD5E1"/>
              <w:right w:val="single" w:sz="1" w:space="0" w:color="CBD5E1"/>
            </w:tcBorders>
          </w:tcPr>
          <w:p w14:paraId="395D2B0E" w14:textId="77777777" w:rsidR="009F15F3" w:rsidRDefault="00E73214">
            <w:r>
              <w:rPr>
                <w:color w:val="374151"/>
                <w:sz w:val="15"/>
                <w:szCs w:val="15"/>
              </w:rPr>
              <w:t>Doodle Pattern</w:t>
            </w:r>
          </w:p>
        </w:tc>
        <w:tc>
          <w:tcPr>
            <w:tcW w:w="2800" w:type="dxa"/>
            <w:tcBorders>
              <w:top w:val="single" w:sz="1" w:space="0" w:color="CBD5E1"/>
              <w:left w:val="single" w:sz="1" w:space="0" w:color="CBD5E1"/>
              <w:bottom w:val="single" w:sz="1" w:space="0" w:color="CBD5E1"/>
              <w:right w:val="single" w:sz="1" w:space="0" w:color="CBD5E1"/>
            </w:tcBorders>
          </w:tcPr>
          <w:p w14:paraId="46498377" w14:textId="77777777" w:rsidR="009F15F3" w:rsidRDefault="00E73214">
            <w:r>
              <w:rPr>
                <w:color w:val="374151"/>
                <w:sz w:val="15"/>
                <w:szCs w:val="15"/>
              </w:rPr>
              <w:t>Background texture option</w:t>
            </w:r>
          </w:p>
        </w:tc>
      </w:tr>
    </w:tbl>
    <w:p w14:paraId="3411440F" w14:textId="77777777" w:rsidR="009F15F3" w:rsidRDefault="009F15F3">
      <w:pPr>
        <w:spacing w:after="120"/>
      </w:pPr>
    </w:p>
    <w:p w14:paraId="156CC619" w14:textId="77777777" w:rsidR="009F15F3" w:rsidRDefault="00E73214">
      <w:pPr>
        <w:spacing w:before="200" w:after="60"/>
      </w:pPr>
      <w:r>
        <w:rPr>
          <w:b/>
          <w:bCs/>
          <w:color w:val="1E3A5F"/>
        </w:rPr>
        <w:t>2. Typography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400"/>
        <w:gridCol w:w="2000"/>
        <w:gridCol w:w="2760"/>
      </w:tblGrid>
      <w:tr w:rsidR="009F15F3" w14:paraId="45CB437E" w14:textId="77777777">
        <w:tc>
          <w:tcPr>
            <w:tcW w:w="2200" w:type="dxa"/>
            <w:tcBorders>
              <w:top w:val="single" w:sz="4" w:space="0" w:color="94A3B8"/>
              <w:left w:val="single" w:sz="1" w:space="0" w:color="CBD5E1"/>
              <w:bottom w:val="single" w:sz="4" w:space="0" w:color="94A3B8"/>
              <w:right w:val="single" w:sz="1" w:space="0" w:color="CBD5E1"/>
            </w:tcBorders>
            <w:shd w:val="clear" w:color="auto" w:fill="FCE7F3"/>
          </w:tcPr>
          <w:p w14:paraId="08F86DF9" w14:textId="77777777" w:rsidR="009F15F3" w:rsidRDefault="00E73214">
            <w:r>
              <w:rPr>
                <w:b/>
                <w:bCs/>
                <w:color w:val="1E3A5F"/>
                <w:sz w:val="15"/>
                <w:szCs w:val="15"/>
              </w:rPr>
              <w:t>Role</w:t>
            </w:r>
          </w:p>
        </w:tc>
        <w:tc>
          <w:tcPr>
            <w:tcW w:w="2400" w:type="dxa"/>
            <w:tcBorders>
              <w:top w:val="single" w:sz="4" w:space="0" w:color="94A3B8"/>
              <w:left w:val="single" w:sz="1" w:space="0" w:color="CBD5E1"/>
              <w:bottom w:val="single" w:sz="4" w:space="0" w:color="94A3B8"/>
              <w:right w:val="single" w:sz="1" w:space="0" w:color="CBD5E1"/>
            </w:tcBorders>
            <w:shd w:val="clear" w:color="auto" w:fill="FCE7F3"/>
          </w:tcPr>
          <w:p w14:paraId="3D9FA879" w14:textId="77777777" w:rsidR="009F15F3" w:rsidRDefault="00E73214">
            <w:r>
              <w:rPr>
                <w:b/>
                <w:bCs/>
                <w:color w:val="1E3A5F"/>
                <w:sz w:val="15"/>
                <w:szCs w:val="15"/>
              </w:rPr>
              <w:t>Font family</w:t>
            </w:r>
          </w:p>
        </w:tc>
        <w:tc>
          <w:tcPr>
            <w:tcW w:w="2000" w:type="dxa"/>
            <w:tcBorders>
              <w:top w:val="single" w:sz="4" w:space="0" w:color="94A3B8"/>
              <w:left w:val="single" w:sz="1" w:space="0" w:color="CBD5E1"/>
              <w:bottom w:val="single" w:sz="4" w:space="0" w:color="94A3B8"/>
              <w:right w:val="single" w:sz="1" w:space="0" w:color="CBD5E1"/>
            </w:tcBorders>
            <w:shd w:val="clear" w:color="auto" w:fill="FCE7F3"/>
          </w:tcPr>
          <w:p w14:paraId="310EFA95" w14:textId="77777777" w:rsidR="009F15F3" w:rsidRDefault="00E73214">
            <w:r>
              <w:rPr>
                <w:b/>
                <w:bCs/>
                <w:color w:val="1E3A5F"/>
                <w:sz w:val="15"/>
                <w:szCs w:val="15"/>
              </w:rPr>
              <w:t>Weight / size / tracking</w:t>
            </w:r>
          </w:p>
        </w:tc>
        <w:tc>
          <w:tcPr>
            <w:tcW w:w="2760" w:type="dxa"/>
            <w:tcBorders>
              <w:top w:val="single" w:sz="4" w:space="0" w:color="94A3B8"/>
              <w:left w:val="single" w:sz="1" w:space="0" w:color="CBD5E1"/>
              <w:bottom w:val="single" w:sz="4" w:space="0" w:color="94A3B8"/>
              <w:right w:val="single" w:sz="1" w:space="0" w:color="CBD5E1"/>
            </w:tcBorders>
            <w:shd w:val="clear" w:color="auto" w:fill="FCE7F3"/>
          </w:tcPr>
          <w:p w14:paraId="26AFEAB1" w14:textId="77777777" w:rsidR="009F15F3" w:rsidRDefault="00E73214">
            <w:r>
              <w:rPr>
                <w:b/>
                <w:bCs/>
                <w:color w:val="1E3A5F"/>
                <w:sz w:val="15"/>
                <w:szCs w:val="15"/>
              </w:rPr>
              <w:t>Use case</w:t>
            </w:r>
          </w:p>
        </w:tc>
      </w:tr>
      <w:tr w:rsidR="009F15F3" w14:paraId="03CF5B9A" w14:textId="77777777">
        <w:tc>
          <w:tcPr>
            <w:tcW w:w="2200" w:type="dxa"/>
            <w:tcBorders>
              <w:top w:val="single" w:sz="1" w:space="0" w:color="CBD5E1"/>
              <w:left w:val="single" w:sz="1" w:space="0" w:color="CBD5E1"/>
              <w:bottom w:val="single" w:sz="1" w:space="0" w:color="CBD5E1"/>
              <w:right w:val="single" w:sz="1" w:space="0" w:color="CBD5E1"/>
            </w:tcBorders>
            <w:shd w:val="clear" w:color="auto" w:fill="FCE7F3"/>
          </w:tcPr>
          <w:p w14:paraId="21E925A5" w14:textId="77777777" w:rsidR="009F15F3" w:rsidRDefault="00E73214">
            <w:r>
              <w:rPr>
                <w:b/>
                <w:bCs/>
                <w:color w:val="374151"/>
                <w:sz w:val="15"/>
                <w:szCs w:val="15"/>
              </w:rPr>
              <w:t>Display / Headline EN</w:t>
            </w:r>
          </w:p>
        </w:tc>
        <w:tc>
          <w:tcPr>
            <w:tcW w:w="2400" w:type="dxa"/>
            <w:tcBorders>
              <w:top w:val="single" w:sz="1" w:space="0" w:color="CBD5E1"/>
              <w:left w:val="single" w:sz="1" w:space="0" w:color="CBD5E1"/>
              <w:bottom w:val="single" w:sz="1" w:space="0" w:color="CBD5E1"/>
              <w:right w:val="single" w:sz="1" w:space="0" w:color="CBD5E1"/>
            </w:tcBorders>
          </w:tcPr>
          <w:p w14:paraId="085601DD" w14:textId="77777777" w:rsidR="009F15F3" w:rsidRDefault="00E73214">
            <w:r>
              <w:rPr>
                <w:color w:val="374151"/>
                <w:sz w:val="15"/>
                <w:szCs w:val="15"/>
              </w:rPr>
              <w:t>Fraunces (optical 144, italic)</w:t>
            </w:r>
          </w:p>
        </w:tc>
        <w:tc>
          <w:tcPr>
            <w:tcW w:w="2000" w:type="dxa"/>
            <w:tcBorders>
              <w:top w:val="single" w:sz="1" w:space="0" w:color="CBD5E1"/>
              <w:left w:val="single" w:sz="1" w:space="0" w:color="CBD5E1"/>
              <w:bottom w:val="single" w:sz="1" w:space="0" w:color="CBD5E1"/>
              <w:right w:val="single" w:sz="1" w:space="0" w:color="CBD5E1"/>
            </w:tcBorders>
          </w:tcPr>
          <w:p w14:paraId="6692235F" w14:textId="77777777" w:rsidR="009F15F3" w:rsidRDefault="00E73214">
            <w:r>
              <w:rPr>
                <w:color w:val="374151"/>
                <w:sz w:val="15"/>
                <w:szCs w:val="15"/>
              </w:rPr>
              <w:t>900 / 84-120px / -0.5px</w:t>
            </w:r>
          </w:p>
        </w:tc>
        <w:tc>
          <w:tcPr>
            <w:tcW w:w="2760" w:type="dxa"/>
            <w:tcBorders>
              <w:top w:val="single" w:sz="1" w:space="0" w:color="CBD5E1"/>
              <w:left w:val="single" w:sz="1" w:space="0" w:color="CBD5E1"/>
              <w:bottom w:val="single" w:sz="1" w:space="0" w:color="CBD5E1"/>
              <w:right w:val="single" w:sz="1" w:space="0" w:color="CBD5E1"/>
            </w:tcBorders>
          </w:tcPr>
          <w:p w14:paraId="0F63D42C" w14:textId="77777777" w:rsidR="009F15F3" w:rsidRDefault="00E73214">
            <w:r>
              <w:rPr>
                <w:color w:val="374151"/>
                <w:sz w:val="15"/>
                <w:szCs w:val="15"/>
              </w:rPr>
              <w:t>Friendly hero</w:t>
            </w:r>
          </w:p>
        </w:tc>
      </w:tr>
      <w:tr w:rsidR="009F15F3" w14:paraId="6B8D842A" w14:textId="77777777">
        <w:tc>
          <w:tcPr>
            <w:tcW w:w="2200" w:type="dxa"/>
            <w:tcBorders>
              <w:top w:val="single" w:sz="1" w:space="0" w:color="CBD5E1"/>
              <w:left w:val="single" w:sz="1" w:space="0" w:color="CBD5E1"/>
              <w:bottom w:val="single" w:sz="1" w:space="0" w:color="CBD5E1"/>
              <w:right w:val="single" w:sz="1" w:space="0" w:color="CBD5E1"/>
            </w:tcBorders>
            <w:shd w:val="clear" w:color="auto" w:fill="FCE7F3"/>
          </w:tcPr>
          <w:p w14:paraId="44F9DE97" w14:textId="77777777" w:rsidR="009F15F3" w:rsidRDefault="00E73214">
            <w:r>
              <w:rPr>
                <w:b/>
                <w:bCs/>
                <w:color w:val="374151"/>
                <w:sz w:val="15"/>
                <w:szCs w:val="15"/>
              </w:rPr>
              <w:t>Display / Alt EN</w:t>
            </w:r>
          </w:p>
        </w:tc>
        <w:tc>
          <w:tcPr>
            <w:tcW w:w="2400" w:type="dxa"/>
            <w:tcBorders>
              <w:top w:val="single" w:sz="1" w:space="0" w:color="CBD5E1"/>
              <w:left w:val="single" w:sz="1" w:space="0" w:color="CBD5E1"/>
              <w:bottom w:val="single" w:sz="1" w:space="0" w:color="CBD5E1"/>
              <w:right w:val="single" w:sz="1" w:space="0" w:color="CBD5E1"/>
            </w:tcBorders>
          </w:tcPr>
          <w:p w14:paraId="40DD10CF" w14:textId="77777777" w:rsidR="009F15F3" w:rsidRDefault="00E73214">
            <w:r>
              <w:rPr>
                <w:color w:val="374151"/>
                <w:sz w:val="15"/>
                <w:szCs w:val="15"/>
              </w:rPr>
              <w:t>Bagel Fat One</w:t>
            </w:r>
          </w:p>
        </w:tc>
        <w:tc>
          <w:tcPr>
            <w:tcW w:w="2000" w:type="dxa"/>
            <w:tcBorders>
              <w:top w:val="single" w:sz="1" w:space="0" w:color="CBD5E1"/>
              <w:left w:val="single" w:sz="1" w:space="0" w:color="CBD5E1"/>
              <w:bottom w:val="single" w:sz="1" w:space="0" w:color="CBD5E1"/>
              <w:right w:val="single" w:sz="1" w:space="0" w:color="CBD5E1"/>
            </w:tcBorders>
          </w:tcPr>
          <w:p w14:paraId="7BDAB9C0" w14:textId="77777777" w:rsidR="009F15F3" w:rsidRDefault="00E73214">
            <w:r>
              <w:rPr>
                <w:color w:val="374151"/>
                <w:sz w:val="15"/>
                <w:szCs w:val="15"/>
              </w:rPr>
              <w:t>400 / 96-140px / 0px</w:t>
            </w:r>
          </w:p>
        </w:tc>
        <w:tc>
          <w:tcPr>
            <w:tcW w:w="2760" w:type="dxa"/>
            <w:tcBorders>
              <w:top w:val="single" w:sz="1" w:space="0" w:color="CBD5E1"/>
              <w:left w:val="single" w:sz="1" w:space="0" w:color="CBD5E1"/>
              <w:bottom w:val="single" w:sz="1" w:space="0" w:color="CBD5E1"/>
              <w:right w:val="single" w:sz="1" w:space="0" w:color="CBD5E1"/>
            </w:tcBorders>
          </w:tcPr>
          <w:p w14:paraId="1114F1D0" w14:textId="77777777" w:rsidR="009F15F3" w:rsidRDefault="00E73214">
            <w:r>
              <w:rPr>
                <w:color w:val="374151"/>
                <w:sz w:val="15"/>
                <w:szCs w:val="15"/>
              </w:rPr>
              <w:t>Bold chunky playful alt</w:t>
            </w:r>
          </w:p>
        </w:tc>
      </w:tr>
      <w:tr w:rsidR="009F15F3" w14:paraId="540C7A23" w14:textId="77777777">
        <w:tc>
          <w:tcPr>
            <w:tcW w:w="2200" w:type="dxa"/>
            <w:tcBorders>
              <w:top w:val="single" w:sz="1" w:space="0" w:color="CBD5E1"/>
              <w:left w:val="single" w:sz="1" w:space="0" w:color="CBD5E1"/>
              <w:bottom w:val="single" w:sz="1" w:space="0" w:color="CBD5E1"/>
              <w:right w:val="single" w:sz="1" w:space="0" w:color="CBD5E1"/>
            </w:tcBorders>
            <w:shd w:val="clear" w:color="auto" w:fill="FCE7F3"/>
          </w:tcPr>
          <w:p w14:paraId="2F1423AA" w14:textId="77777777" w:rsidR="009F15F3" w:rsidRDefault="00E73214">
            <w:r>
              <w:rPr>
                <w:b/>
                <w:bCs/>
                <w:color w:val="374151"/>
                <w:sz w:val="15"/>
                <w:szCs w:val="15"/>
              </w:rPr>
              <w:t>Display / Headline HI</w:t>
            </w:r>
          </w:p>
        </w:tc>
        <w:tc>
          <w:tcPr>
            <w:tcW w:w="2400" w:type="dxa"/>
            <w:tcBorders>
              <w:top w:val="single" w:sz="1" w:space="0" w:color="CBD5E1"/>
              <w:left w:val="single" w:sz="1" w:space="0" w:color="CBD5E1"/>
              <w:bottom w:val="single" w:sz="1" w:space="0" w:color="CBD5E1"/>
              <w:right w:val="single" w:sz="1" w:space="0" w:color="CBD5E1"/>
            </w:tcBorders>
          </w:tcPr>
          <w:p w14:paraId="32A8F385" w14:textId="77777777" w:rsidR="009F15F3" w:rsidRDefault="00E73214">
            <w:r>
              <w:rPr>
                <w:color w:val="374151"/>
                <w:sz w:val="15"/>
                <w:szCs w:val="15"/>
              </w:rPr>
              <w:t>Kalam + Baloo 2</w:t>
            </w:r>
          </w:p>
        </w:tc>
        <w:tc>
          <w:tcPr>
            <w:tcW w:w="2000" w:type="dxa"/>
            <w:tcBorders>
              <w:top w:val="single" w:sz="1" w:space="0" w:color="CBD5E1"/>
              <w:left w:val="single" w:sz="1" w:space="0" w:color="CBD5E1"/>
              <w:bottom w:val="single" w:sz="1" w:space="0" w:color="CBD5E1"/>
              <w:right w:val="single" w:sz="1" w:space="0" w:color="CBD5E1"/>
            </w:tcBorders>
          </w:tcPr>
          <w:p w14:paraId="16930917" w14:textId="77777777" w:rsidR="009F15F3" w:rsidRDefault="00E73214">
            <w:r>
              <w:rPr>
                <w:color w:val="374151"/>
                <w:sz w:val="15"/>
                <w:szCs w:val="15"/>
              </w:rPr>
              <w:t>700 / 72-100px / 0px</w:t>
            </w:r>
          </w:p>
        </w:tc>
        <w:tc>
          <w:tcPr>
            <w:tcW w:w="2760" w:type="dxa"/>
            <w:tcBorders>
              <w:top w:val="single" w:sz="1" w:space="0" w:color="CBD5E1"/>
              <w:left w:val="single" w:sz="1" w:space="0" w:color="CBD5E1"/>
              <w:bottom w:val="single" w:sz="1" w:space="0" w:color="CBD5E1"/>
              <w:right w:val="single" w:sz="1" w:space="0" w:color="CBD5E1"/>
            </w:tcBorders>
          </w:tcPr>
          <w:p w14:paraId="21D06DAE" w14:textId="77777777" w:rsidR="009F15F3" w:rsidRDefault="00E73214">
            <w:r>
              <w:rPr>
                <w:color w:val="374151"/>
                <w:sz w:val="15"/>
                <w:szCs w:val="15"/>
              </w:rPr>
              <w:t>Friendly Devanagari</w:t>
            </w:r>
          </w:p>
        </w:tc>
      </w:tr>
      <w:tr w:rsidR="009F15F3" w14:paraId="51B80CEA" w14:textId="77777777">
        <w:tc>
          <w:tcPr>
            <w:tcW w:w="2200" w:type="dxa"/>
            <w:tcBorders>
              <w:top w:val="single" w:sz="1" w:space="0" w:color="CBD5E1"/>
              <w:left w:val="single" w:sz="1" w:space="0" w:color="CBD5E1"/>
              <w:bottom w:val="single" w:sz="1" w:space="0" w:color="CBD5E1"/>
              <w:right w:val="single" w:sz="1" w:space="0" w:color="CBD5E1"/>
            </w:tcBorders>
            <w:shd w:val="clear" w:color="auto" w:fill="FCE7F3"/>
          </w:tcPr>
          <w:p w14:paraId="7DB666F4" w14:textId="77777777" w:rsidR="009F15F3" w:rsidRDefault="00E73214">
            <w:r>
              <w:rPr>
                <w:b/>
                <w:bCs/>
                <w:color w:val="374151"/>
                <w:sz w:val="15"/>
                <w:szCs w:val="15"/>
              </w:rPr>
              <w:t>Sans / Body</w:t>
            </w:r>
          </w:p>
        </w:tc>
        <w:tc>
          <w:tcPr>
            <w:tcW w:w="2400" w:type="dxa"/>
            <w:tcBorders>
              <w:top w:val="single" w:sz="1" w:space="0" w:color="CBD5E1"/>
              <w:left w:val="single" w:sz="1" w:space="0" w:color="CBD5E1"/>
              <w:bottom w:val="single" w:sz="1" w:space="0" w:color="CBD5E1"/>
              <w:right w:val="single" w:sz="1" w:space="0" w:color="CBD5E1"/>
            </w:tcBorders>
          </w:tcPr>
          <w:p w14:paraId="5998A177" w14:textId="77777777" w:rsidR="009F15F3" w:rsidRDefault="00E73214">
            <w:r>
              <w:rPr>
                <w:color w:val="374151"/>
                <w:sz w:val="15"/>
                <w:szCs w:val="15"/>
              </w:rPr>
              <w:t>Nunito</w:t>
            </w:r>
          </w:p>
        </w:tc>
        <w:tc>
          <w:tcPr>
            <w:tcW w:w="2000" w:type="dxa"/>
            <w:tcBorders>
              <w:top w:val="single" w:sz="1" w:space="0" w:color="CBD5E1"/>
              <w:left w:val="single" w:sz="1" w:space="0" w:color="CBD5E1"/>
              <w:bottom w:val="single" w:sz="1" w:space="0" w:color="CBD5E1"/>
              <w:right w:val="single" w:sz="1" w:space="0" w:color="CBD5E1"/>
            </w:tcBorders>
          </w:tcPr>
          <w:p w14:paraId="4F77319D" w14:textId="77777777" w:rsidR="009F15F3" w:rsidRDefault="00E73214">
            <w:r>
              <w:rPr>
                <w:color w:val="374151"/>
                <w:sz w:val="15"/>
                <w:szCs w:val="15"/>
              </w:rPr>
              <w:t>800 / 22-28px / 0.2px</w:t>
            </w:r>
          </w:p>
        </w:tc>
        <w:tc>
          <w:tcPr>
            <w:tcW w:w="2760" w:type="dxa"/>
            <w:tcBorders>
              <w:top w:val="single" w:sz="1" w:space="0" w:color="CBD5E1"/>
              <w:left w:val="single" w:sz="1" w:space="0" w:color="CBD5E1"/>
              <w:bottom w:val="single" w:sz="1" w:space="0" w:color="CBD5E1"/>
              <w:right w:val="single" w:sz="1" w:space="0" w:color="CBD5E1"/>
            </w:tcBorders>
          </w:tcPr>
          <w:p w14:paraId="2AB736A4" w14:textId="77777777" w:rsidR="009F15F3" w:rsidRDefault="00E73214">
            <w:r>
              <w:rPr>
                <w:color w:val="374151"/>
                <w:sz w:val="15"/>
                <w:szCs w:val="15"/>
              </w:rPr>
              <w:t>Body text (rounded)</w:t>
            </w:r>
          </w:p>
        </w:tc>
      </w:tr>
      <w:tr w:rsidR="009F15F3" w14:paraId="42D85531" w14:textId="77777777">
        <w:tc>
          <w:tcPr>
            <w:tcW w:w="2200" w:type="dxa"/>
            <w:tcBorders>
              <w:top w:val="single" w:sz="1" w:space="0" w:color="CBD5E1"/>
              <w:left w:val="single" w:sz="1" w:space="0" w:color="CBD5E1"/>
              <w:bottom w:val="single" w:sz="1" w:space="0" w:color="CBD5E1"/>
              <w:right w:val="single" w:sz="1" w:space="0" w:color="CBD5E1"/>
            </w:tcBorders>
            <w:shd w:val="clear" w:color="auto" w:fill="FCE7F3"/>
          </w:tcPr>
          <w:p w14:paraId="1CD456F5" w14:textId="77777777" w:rsidR="009F15F3" w:rsidRDefault="00E73214">
            <w:r>
              <w:rPr>
                <w:b/>
                <w:bCs/>
                <w:color w:val="374151"/>
                <w:sz w:val="15"/>
                <w:szCs w:val="15"/>
              </w:rPr>
              <w:t>Script / Hand</w:t>
            </w:r>
          </w:p>
        </w:tc>
        <w:tc>
          <w:tcPr>
            <w:tcW w:w="2400" w:type="dxa"/>
            <w:tcBorders>
              <w:top w:val="single" w:sz="1" w:space="0" w:color="CBD5E1"/>
              <w:left w:val="single" w:sz="1" w:space="0" w:color="CBD5E1"/>
              <w:bottom w:val="single" w:sz="1" w:space="0" w:color="CBD5E1"/>
              <w:right w:val="single" w:sz="1" w:space="0" w:color="CBD5E1"/>
            </w:tcBorders>
          </w:tcPr>
          <w:p w14:paraId="1918C8B4" w14:textId="77777777" w:rsidR="009F15F3" w:rsidRDefault="00E73214">
            <w:r>
              <w:rPr>
                <w:color w:val="374151"/>
                <w:sz w:val="15"/>
                <w:szCs w:val="15"/>
              </w:rPr>
              <w:t>Caveat</w:t>
            </w:r>
          </w:p>
        </w:tc>
        <w:tc>
          <w:tcPr>
            <w:tcW w:w="2000" w:type="dxa"/>
            <w:tcBorders>
              <w:top w:val="single" w:sz="1" w:space="0" w:color="CBD5E1"/>
              <w:left w:val="single" w:sz="1" w:space="0" w:color="CBD5E1"/>
              <w:bottom w:val="single" w:sz="1" w:space="0" w:color="CBD5E1"/>
              <w:right w:val="single" w:sz="1" w:space="0" w:color="CBD5E1"/>
            </w:tcBorders>
          </w:tcPr>
          <w:p w14:paraId="66D850BE" w14:textId="77777777" w:rsidR="009F15F3" w:rsidRDefault="00E73214">
            <w:r>
              <w:rPr>
                <w:color w:val="374151"/>
                <w:sz w:val="15"/>
                <w:szCs w:val="15"/>
              </w:rPr>
              <w:t>600 / 48-72px / 0px</w:t>
            </w:r>
          </w:p>
        </w:tc>
        <w:tc>
          <w:tcPr>
            <w:tcW w:w="2760" w:type="dxa"/>
            <w:tcBorders>
              <w:top w:val="single" w:sz="1" w:space="0" w:color="CBD5E1"/>
              <w:left w:val="single" w:sz="1" w:space="0" w:color="CBD5E1"/>
              <w:bottom w:val="single" w:sz="1" w:space="0" w:color="CBD5E1"/>
              <w:right w:val="single" w:sz="1" w:space="0" w:color="CBD5E1"/>
            </w:tcBorders>
          </w:tcPr>
          <w:p w14:paraId="139E8170" w14:textId="77777777" w:rsidR="009F15F3" w:rsidRDefault="00E73214">
            <w:r>
              <w:rPr>
                <w:color w:val="374151"/>
                <w:sz w:val="15"/>
                <w:szCs w:val="15"/>
              </w:rPr>
              <w:t>Handwritten accents, signatures</w:t>
            </w:r>
          </w:p>
        </w:tc>
      </w:tr>
      <w:tr w:rsidR="009F15F3" w14:paraId="6AA8ADFD" w14:textId="77777777">
        <w:tc>
          <w:tcPr>
            <w:tcW w:w="2200" w:type="dxa"/>
            <w:tcBorders>
              <w:top w:val="single" w:sz="1" w:space="0" w:color="CBD5E1"/>
              <w:left w:val="single" w:sz="1" w:space="0" w:color="CBD5E1"/>
              <w:bottom w:val="single" w:sz="1" w:space="0" w:color="CBD5E1"/>
              <w:right w:val="single" w:sz="1" w:space="0" w:color="CBD5E1"/>
            </w:tcBorders>
            <w:shd w:val="clear" w:color="auto" w:fill="FCE7F3"/>
          </w:tcPr>
          <w:p w14:paraId="004918CA" w14:textId="77777777" w:rsidR="009F15F3" w:rsidRDefault="00E73214">
            <w:r>
              <w:rPr>
                <w:b/>
                <w:bCs/>
                <w:color w:val="374151"/>
                <w:sz w:val="15"/>
                <w:szCs w:val="15"/>
              </w:rPr>
              <w:t>Display / Marker</w:t>
            </w:r>
          </w:p>
        </w:tc>
        <w:tc>
          <w:tcPr>
            <w:tcW w:w="2400" w:type="dxa"/>
            <w:tcBorders>
              <w:top w:val="single" w:sz="1" w:space="0" w:color="CBD5E1"/>
              <w:left w:val="single" w:sz="1" w:space="0" w:color="CBD5E1"/>
              <w:bottom w:val="single" w:sz="1" w:space="0" w:color="CBD5E1"/>
              <w:right w:val="single" w:sz="1" w:space="0" w:color="CBD5E1"/>
            </w:tcBorders>
          </w:tcPr>
          <w:p w14:paraId="0F48A4A6" w14:textId="77777777" w:rsidR="009F15F3" w:rsidRDefault="00E73214">
            <w:r>
              <w:rPr>
                <w:color w:val="374151"/>
                <w:sz w:val="15"/>
                <w:szCs w:val="15"/>
              </w:rPr>
              <w:t>Permanent Marker</w:t>
            </w:r>
          </w:p>
        </w:tc>
        <w:tc>
          <w:tcPr>
            <w:tcW w:w="2000" w:type="dxa"/>
            <w:tcBorders>
              <w:top w:val="single" w:sz="1" w:space="0" w:color="CBD5E1"/>
              <w:left w:val="single" w:sz="1" w:space="0" w:color="CBD5E1"/>
              <w:bottom w:val="single" w:sz="1" w:space="0" w:color="CBD5E1"/>
              <w:right w:val="single" w:sz="1" w:space="0" w:color="CBD5E1"/>
            </w:tcBorders>
          </w:tcPr>
          <w:p w14:paraId="70E12EAC" w14:textId="77777777" w:rsidR="009F15F3" w:rsidRDefault="00E73214">
            <w:r>
              <w:rPr>
                <w:color w:val="374151"/>
                <w:sz w:val="15"/>
                <w:szCs w:val="15"/>
              </w:rPr>
              <w:t>400 / 40-56px / 0.5px</w:t>
            </w:r>
          </w:p>
        </w:tc>
        <w:tc>
          <w:tcPr>
            <w:tcW w:w="2760" w:type="dxa"/>
            <w:tcBorders>
              <w:top w:val="single" w:sz="1" w:space="0" w:color="CBD5E1"/>
              <w:left w:val="single" w:sz="1" w:space="0" w:color="CBD5E1"/>
              <w:bottom w:val="single" w:sz="1" w:space="0" w:color="CBD5E1"/>
              <w:right w:val="single" w:sz="1" w:space="0" w:color="CBD5E1"/>
            </w:tcBorders>
          </w:tcPr>
          <w:p w14:paraId="09C877CD" w14:textId="77777777" w:rsidR="009F15F3" w:rsidRDefault="00E73214">
            <w:r>
              <w:rPr>
                <w:color w:val="374151"/>
                <w:sz w:val="15"/>
                <w:szCs w:val="15"/>
              </w:rPr>
              <w:t>Callout text, handwriting-style shout</w:t>
            </w:r>
          </w:p>
        </w:tc>
      </w:tr>
      <w:tr w:rsidR="009F15F3" w14:paraId="37CF892D" w14:textId="77777777">
        <w:tc>
          <w:tcPr>
            <w:tcW w:w="2200" w:type="dxa"/>
            <w:tcBorders>
              <w:top w:val="single" w:sz="1" w:space="0" w:color="CBD5E1"/>
              <w:left w:val="single" w:sz="1" w:space="0" w:color="CBD5E1"/>
              <w:bottom w:val="single" w:sz="1" w:space="0" w:color="CBD5E1"/>
              <w:right w:val="single" w:sz="1" w:space="0" w:color="CBD5E1"/>
            </w:tcBorders>
            <w:shd w:val="clear" w:color="auto" w:fill="FCE7F3"/>
          </w:tcPr>
          <w:p w14:paraId="6427BDCA" w14:textId="77777777" w:rsidR="009F15F3" w:rsidRDefault="00E73214">
            <w:r>
              <w:rPr>
                <w:b/>
                <w:bCs/>
                <w:color w:val="374151"/>
                <w:sz w:val="15"/>
                <w:szCs w:val="15"/>
              </w:rPr>
              <w:t>Mono / Tag</w:t>
            </w:r>
          </w:p>
        </w:tc>
        <w:tc>
          <w:tcPr>
            <w:tcW w:w="2400" w:type="dxa"/>
            <w:tcBorders>
              <w:top w:val="single" w:sz="1" w:space="0" w:color="CBD5E1"/>
              <w:left w:val="single" w:sz="1" w:space="0" w:color="CBD5E1"/>
              <w:bottom w:val="single" w:sz="1" w:space="0" w:color="CBD5E1"/>
              <w:right w:val="single" w:sz="1" w:space="0" w:color="CBD5E1"/>
            </w:tcBorders>
          </w:tcPr>
          <w:p w14:paraId="63A8EA63" w14:textId="77777777" w:rsidR="009F15F3" w:rsidRDefault="00E73214">
            <w:r>
              <w:rPr>
                <w:color w:val="374151"/>
                <w:sz w:val="15"/>
                <w:szCs w:val="15"/>
              </w:rPr>
              <w:t>JetBrains Mono (italic)</w:t>
            </w:r>
          </w:p>
        </w:tc>
        <w:tc>
          <w:tcPr>
            <w:tcW w:w="2000" w:type="dxa"/>
            <w:tcBorders>
              <w:top w:val="single" w:sz="1" w:space="0" w:color="CBD5E1"/>
              <w:left w:val="single" w:sz="1" w:space="0" w:color="CBD5E1"/>
              <w:bottom w:val="single" w:sz="1" w:space="0" w:color="CBD5E1"/>
              <w:right w:val="single" w:sz="1" w:space="0" w:color="CBD5E1"/>
            </w:tcBorders>
          </w:tcPr>
          <w:p w14:paraId="6234C968" w14:textId="77777777" w:rsidR="009F15F3" w:rsidRDefault="00E73214">
            <w:r>
              <w:rPr>
                <w:color w:val="374151"/>
                <w:sz w:val="15"/>
                <w:szCs w:val="15"/>
              </w:rPr>
              <w:t>500 / 14-18px / 0.4px</w:t>
            </w:r>
          </w:p>
        </w:tc>
        <w:tc>
          <w:tcPr>
            <w:tcW w:w="2760" w:type="dxa"/>
            <w:tcBorders>
              <w:top w:val="single" w:sz="1" w:space="0" w:color="CBD5E1"/>
              <w:left w:val="single" w:sz="1" w:space="0" w:color="CBD5E1"/>
              <w:bottom w:val="single" w:sz="1" w:space="0" w:color="CBD5E1"/>
              <w:right w:val="single" w:sz="1" w:space="0" w:color="CBD5E1"/>
            </w:tcBorders>
          </w:tcPr>
          <w:p w14:paraId="1E1F74C6" w14:textId="77777777" w:rsidR="009F15F3" w:rsidRDefault="00E73214">
            <w:r>
              <w:rPr>
                <w:color w:val="374151"/>
                <w:sz w:val="15"/>
                <w:szCs w:val="15"/>
              </w:rPr>
              <w:t>Meta / date (small)</w:t>
            </w:r>
          </w:p>
        </w:tc>
      </w:tr>
      <w:tr w:rsidR="009F15F3" w14:paraId="6C6B1C14" w14:textId="77777777">
        <w:tc>
          <w:tcPr>
            <w:tcW w:w="2200" w:type="dxa"/>
            <w:tcBorders>
              <w:top w:val="single" w:sz="1" w:space="0" w:color="CBD5E1"/>
              <w:left w:val="single" w:sz="1" w:space="0" w:color="CBD5E1"/>
              <w:bottom w:val="single" w:sz="1" w:space="0" w:color="CBD5E1"/>
              <w:right w:val="single" w:sz="1" w:space="0" w:color="CBD5E1"/>
            </w:tcBorders>
            <w:shd w:val="clear" w:color="auto" w:fill="FCE7F3"/>
          </w:tcPr>
          <w:p w14:paraId="2FCE547F" w14:textId="77777777" w:rsidR="009F15F3" w:rsidRDefault="00E73214">
            <w:r>
              <w:rPr>
                <w:b/>
                <w:bCs/>
                <w:color w:val="374151"/>
                <w:sz w:val="15"/>
                <w:szCs w:val="15"/>
              </w:rPr>
              <w:t>Treatments</w:t>
            </w:r>
          </w:p>
        </w:tc>
        <w:tc>
          <w:tcPr>
            <w:tcW w:w="2400" w:type="dxa"/>
            <w:tcBorders>
              <w:top w:val="single" w:sz="1" w:space="0" w:color="CBD5E1"/>
              <w:left w:val="single" w:sz="1" w:space="0" w:color="CBD5E1"/>
              <w:bottom w:val="single" w:sz="1" w:space="0" w:color="CBD5E1"/>
              <w:right w:val="single" w:sz="1" w:space="0" w:color="CBD5E1"/>
            </w:tcBorders>
          </w:tcPr>
          <w:p w14:paraId="198C5B1D" w14:textId="77777777" w:rsidR="009F15F3" w:rsidRDefault="00E73214">
            <w:r>
              <w:rPr>
                <w:color w:val="374151"/>
                <w:sz w:val="15"/>
                <w:szCs w:val="15"/>
              </w:rPr>
              <w:t>Allowed: hard drop-shadow (offset only, no blur), white sticker border (6px solid white), speech-bubble frame. Forbidden: gradient, foil, film grain, metallic.</w:t>
            </w:r>
          </w:p>
        </w:tc>
        <w:tc>
          <w:tcPr>
            <w:tcW w:w="2000" w:type="dxa"/>
            <w:tcBorders>
              <w:top w:val="single" w:sz="1" w:space="0" w:color="CBD5E1"/>
              <w:left w:val="single" w:sz="1" w:space="0" w:color="CBD5E1"/>
              <w:bottom w:val="single" w:sz="1" w:space="0" w:color="CBD5E1"/>
              <w:right w:val="single" w:sz="1" w:space="0" w:color="CBD5E1"/>
            </w:tcBorders>
          </w:tcPr>
          <w:p w14:paraId="38902C3F" w14:textId="77777777" w:rsidR="009F15F3" w:rsidRDefault="009F15F3"/>
        </w:tc>
        <w:tc>
          <w:tcPr>
            <w:tcW w:w="2760" w:type="dxa"/>
            <w:tcBorders>
              <w:top w:val="single" w:sz="1" w:space="0" w:color="CBD5E1"/>
              <w:left w:val="single" w:sz="1" w:space="0" w:color="CBD5E1"/>
              <w:bottom w:val="single" w:sz="1" w:space="0" w:color="CBD5E1"/>
              <w:right w:val="single" w:sz="1" w:space="0" w:color="CBD5E1"/>
            </w:tcBorders>
          </w:tcPr>
          <w:p w14:paraId="0DFE3605" w14:textId="77777777" w:rsidR="009F15F3" w:rsidRDefault="009F15F3"/>
        </w:tc>
      </w:tr>
    </w:tbl>
    <w:p w14:paraId="6421294B" w14:textId="77777777" w:rsidR="009F15F3" w:rsidRDefault="009F15F3">
      <w:pPr>
        <w:spacing w:after="120"/>
      </w:pPr>
    </w:p>
    <w:p w14:paraId="673A1004" w14:textId="77777777" w:rsidR="009F15F3" w:rsidRDefault="00E73214">
      <w:pPr>
        <w:spacing w:before="200" w:after="60"/>
      </w:pPr>
      <w:r>
        <w:rPr>
          <w:b/>
          <w:bCs/>
          <w:color w:val="1E3A5F"/>
        </w:rPr>
        <w:t>3. Canvas &amp; Layout BRD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400"/>
        <w:gridCol w:w="3560"/>
      </w:tblGrid>
      <w:tr w:rsidR="009F15F3" w14:paraId="3BF7BED0" w14:textId="77777777">
        <w:tc>
          <w:tcPr>
            <w:tcW w:w="2400" w:type="dxa"/>
            <w:tcBorders>
              <w:top w:val="single" w:sz="4" w:space="0" w:color="94A3B8"/>
              <w:left w:val="single" w:sz="1" w:space="0" w:color="CBD5E1"/>
              <w:bottom w:val="single" w:sz="4" w:space="0" w:color="94A3B8"/>
              <w:right w:val="single" w:sz="1" w:space="0" w:color="CBD5E1"/>
            </w:tcBorders>
            <w:shd w:val="clear" w:color="auto" w:fill="FCE7F3"/>
          </w:tcPr>
          <w:p w14:paraId="39854744" w14:textId="77777777" w:rsidR="009F15F3" w:rsidRDefault="00E73214">
            <w:r>
              <w:rPr>
                <w:b/>
                <w:bCs/>
                <w:color w:val="1E3A5F"/>
                <w:sz w:val="15"/>
                <w:szCs w:val="15"/>
              </w:rPr>
              <w:t>Element</w:t>
            </w:r>
          </w:p>
        </w:tc>
        <w:tc>
          <w:tcPr>
            <w:tcW w:w="3400" w:type="dxa"/>
            <w:tcBorders>
              <w:top w:val="single" w:sz="4" w:space="0" w:color="94A3B8"/>
              <w:left w:val="single" w:sz="1" w:space="0" w:color="CBD5E1"/>
              <w:bottom w:val="single" w:sz="4" w:space="0" w:color="94A3B8"/>
              <w:right w:val="single" w:sz="1" w:space="0" w:color="CBD5E1"/>
            </w:tcBorders>
            <w:shd w:val="clear" w:color="auto" w:fill="FCE7F3"/>
          </w:tcPr>
          <w:p w14:paraId="490BBF10" w14:textId="77777777" w:rsidR="009F15F3" w:rsidRDefault="00E73214">
            <w:r>
              <w:rPr>
                <w:b/>
                <w:bCs/>
                <w:color w:val="1E3A5F"/>
                <w:sz w:val="15"/>
                <w:szCs w:val="15"/>
              </w:rPr>
              <w:t>Specification</w:t>
            </w:r>
          </w:p>
        </w:tc>
        <w:tc>
          <w:tcPr>
            <w:tcW w:w="3560" w:type="dxa"/>
            <w:tcBorders>
              <w:top w:val="single" w:sz="4" w:space="0" w:color="94A3B8"/>
              <w:left w:val="single" w:sz="1" w:space="0" w:color="CBD5E1"/>
              <w:bottom w:val="single" w:sz="4" w:space="0" w:color="94A3B8"/>
              <w:right w:val="single" w:sz="1" w:space="0" w:color="CBD5E1"/>
            </w:tcBorders>
            <w:shd w:val="clear" w:color="auto" w:fill="FCE7F3"/>
          </w:tcPr>
          <w:p w14:paraId="62ADADF7" w14:textId="77777777" w:rsidR="009F15F3" w:rsidRDefault="00E73214">
            <w:r>
              <w:rPr>
                <w:b/>
                <w:bCs/>
                <w:color w:val="1E3A5F"/>
                <w:sz w:val="15"/>
                <w:szCs w:val="15"/>
              </w:rPr>
              <w:t>Rule / rationale</w:t>
            </w:r>
          </w:p>
        </w:tc>
      </w:tr>
      <w:tr w:rsidR="009F15F3" w14:paraId="6461A47B"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2A60027D" w14:textId="77777777" w:rsidR="009F15F3" w:rsidRDefault="00E73214">
            <w:r>
              <w:rPr>
                <w:b/>
                <w:bCs/>
                <w:color w:val="374151"/>
                <w:sz w:val="15"/>
                <w:szCs w:val="15"/>
              </w:rPr>
              <w:t>Canvas EG (portrait)</w:t>
            </w:r>
          </w:p>
        </w:tc>
        <w:tc>
          <w:tcPr>
            <w:tcW w:w="3400" w:type="dxa"/>
            <w:tcBorders>
              <w:top w:val="single" w:sz="1" w:space="0" w:color="CBD5E1"/>
              <w:left w:val="single" w:sz="1" w:space="0" w:color="CBD5E1"/>
              <w:bottom w:val="single" w:sz="1" w:space="0" w:color="CBD5E1"/>
              <w:right w:val="single" w:sz="1" w:space="0" w:color="CBD5E1"/>
            </w:tcBorders>
          </w:tcPr>
          <w:p w14:paraId="404C2F7B" w14:textId="77777777" w:rsidR="009F15F3" w:rsidRDefault="00E73214">
            <w:r>
              <w:rPr>
                <w:color w:val="374151"/>
                <w:sz w:val="15"/>
                <w:szCs w:val="15"/>
              </w:rPr>
              <w:t>1080 × 1920 px</w:t>
            </w:r>
          </w:p>
        </w:tc>
        <w:tc>
          <w:tcPr>
            <w:tcW w:w="3560" w:type="dxa"/>
            <w:tcBorders>
              <w:top w:val="single" w:sz="1" w:space="0" w:color="CBD5E1"/>
              <w:left w:val="single" w:sz="1" w:space="0" w:color="CBD5E1"/>
              <w:bottom w:val="single" w:sz="1" w:space="0" w:color="CBD5E1"/>
              <w:right w:val="single" w:sz="1" w:space="0" w:color="CBD5E1"/>
            </w:tcBorders>
          </w:tcPr>
          <w:p w14:paraId="45C652C2" w14:textId="77777777" w:rsidR="009F15F3" w:rsidRDefault="00E73214">
            <w:r>
              <w:rPr>
                <w:color w:val="374151"/>
                <w:sz w:val="15"/>
                <w:szCs w:val="15"/>
              </w:rPr>
              <w:t>Stories / Reels</w:t>
            </w:r>
          </w:p>
        </w:tc>
      </w:tr>
      <w:tr w:rsidR="009F15F3" w14:paraId="458C8401"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10EFF1E1" w14:textId="77777777" w:rsidR="009F15F3" w:rsidRDefault="00E73214">
            <w:r>
              <w:rPr>
                <w:b/>
                <w:bCs/>
                <w:color w:val="374151"/>
                <w:sz w:val="15"/>
                <w:szCs w:val="15"/>
              </w:rPr>
              <w:t>Canvas Square</w:t>
            </w:r>
          </w:p>
        </w:tc>
        <w:tc>
          <w:tcPr>
            <w:tcW w:w="3400" w:type="dxa"/>
            <w:tcBorders>
              <w:top w:val="single" w:sz="1" w:space="0" w:color="CBD5E1"/>
              <w:left w:val="single" w:sz="1" w:space="0" w:color="CBD5E1"/>
              <w:bottom w:val="single" w:sz="1" w:space="0" w:color="CBD5E1"/>
              <w:right w:val="single" w:sz="1" w:space="0" w:color="CBD5E1"/>
            </w:tcBorders>
          </w:tcPr>
          <w:p w14:paraId="601F0D7E" w14:textId="77777777" w:rsidR="009F15F3" w:rsidRDefault="00E73214">
            <w:r>
              <w:rPr>
                <w:color w:val="374151"/>
                <w:sz w:val="15"/>
                <w:szCs w:val="15"/>
              </w:rPr>
              <w:t>1080 × 1080 px</w:t>
            </w:r>
          </w:p>
        </w:tc>
        <w:tc>
          <w:tcPr>
            <w:tcW w:w="3560" w:type="dxa"/>
            <w:tcBorders>
              <w:top w:val="single" w:sz="1" w:space="0" w:color="CBD5E1"/>
              <w:left w:val="single" w:sz="1" w:space="0" w:color="CBD5E1"/>
              <w:bottom w:val="single" w:sz="1" w:space="0" w:color="CBD5E1"/>
              <w:right w:val="single" w:sz="1" w:space="0" w:color="CBD5E1"/>
            </w:tcBorders>
          </w:tcPr>
          <w:p w14:paraId="225582ED" w14:textId="77777777" w:rsidR="009F15F3" w:rsidRDefault="00E73214">
            <w:r>
              <w:rPr>
                <w:color w:val="374151"/>
                <w:sz w:val="15"/>
                <w:szCs w:val="15"/>
              </w:rPr>
              <w:t>Feed / stickers</w:t>
            </w:r>
          </w:p>
        </w:tc>
      </w:tr>
      <w:tr w:rsidR="009F15F3" w14:paraId="0C1E217C"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3AB10643" w14:textId="77777777" w:rsidR="009F15F3" w:rsidRDefault="00E73214">
            <w:r>
              <w:rPr>
                <w:b/>
                <w:bCs/>
                <w:color w:val="374151"/>
                <w:sz w:val="15"/>
                <w:szCs w:val="15"/>
              </w:rPr>
              <w:t>Canvas Sticker</w:t>
            </w:r>
          </w:p>
        </w:tc>
        <w:tc>
          <w:tcPr>
            <w:tcW w:w="3400" w:type="dxa"/>
            <w:tcBorders>
              <w:top w:val="single" w:sz="1" w:space="0" w:color="CBD5E1"/>
              <w:left w:val="single" w:sz="1" w:space="0" w:color="CBD5E1"/>
              <w:bottom w:val="single" w:sz="1" w:space="0" w:color="CBD5E1"/>
              <w:right w:val="single" w:sz="1" w:space="0" w:color="CBD5E1"/>
            </w:tcBorders>
          </w:tcPr>
          <w:p w14:paraId="344A0165" w14:textId="77777777" w:rsidR="009F15F3" w:rsidRDefault="00E73214">
            <w:r>
              <w:rPr>
                <w:color w:val="374151"/>
                <w:sz w:val="15"/>
                <w:szCs w:val="15"/>
              </w:rPr>
              <w:t>512 × 512 px</w:t>
            </w:r>
          </w:p>
        </w:tc>
        <w:tc>
          <w:tcPr>
            <w:tcW w:w="3560" w:type="dxa"/>
            <w:tcBorders>
              <w:top w:val="single" w:sz="1" w:space="0" w:color="CBD5E1"/>
              <w:left w:val="single" w:sz="1" w:space="0" w:color="CBD5E1"/>
              <w:bottom w:val="single" w:sz="1" w:space="0" w:color="CBD5E1"/>
              <w:right w:val="single" w:sz="1" w:space="0" w:color="CBD5E1"/>
            </w:tcBorders>
          </w:tcPr>
          <w:p w14:paraId="16245D5B" w14:textId="77777777" w:rsidR="009F15F3" w:rsidRDefault="00E73214">
            <w:r>
              <w:rPr>
                <w:color w:val="374151"/>
                <w:sz w:val="15"/>
                <w:szCs w:val="15"/>
              </w:rPr>
              <w:t>WhatsApp sticker pack export</w:t>
            </w:r>
          </w:p>
        </w:tc>
      </w:tr>
      <w:tr w:rsidR="009F15F3" w14:paraId="5D94EC15"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7AF75913" w14:textId="77777777" w:rsidR="009F15F3" w:rsidRDefault="00E73214">
            <w:r>
              <w:rPr>
                <w:b/>
                <w:bCs/>
                <w:color w:val="374151"/>
                <w:sz w:val="15"/>
                <w:szCs w:val="15"/>
              </w:rPr>
              <w:t>Safe Margin</w:t>
            </w:r>
          </w:p>
        </w:tc>
        <w:tc>
          <w:tcPr>
            <w:tcW w:w="3400" w:type="dxa"/>
            <w:tcBorders>
              <w:top w:val="single" w:sz="1" w:space="0" w:color="CBD5E1"/>
              <w:left w:val="single" w:sz="1" w:space="0" w:color="CBD5E1"/>
              <w:bottom w:val="single" w:sz="1" w:space="0" w:color="CBD5E1"/>
              <w:right w:val="single" w:sz="1" w:space="0" w:color="CBD5E1"/>
            </w:tcBorders>
          </w:tcPr>
          <w:p w14:paraId="7E213598" w14:textId="77777777" w:rsidR="009F15F3" w:rsidRDefault="00E73214">
            <w:r>
              <w:rPr>
                <w:color w:val="374151"/>
                <w:sz w:val="15"/>
                <w:szCs w:val="15"/>
              </w:rPr>
              <w:t>60 px all sides (5.5% -- tighter than others)</w:t>
            </w:r>
          </w:p>
        </w:tc>
        <w:tc>
          <w:tcPr>
            <w:tcW w:w="3560" w:type="dxa"/>
            <w:tcBorders>
              <w:top w:val="single" w:sz="1" w:space="0" w:color="CBD5E1"/>
              <w:left w:val="single" w:sz="1" w:space="0" w:color="CBD5E1"/>
              <w:bottom w:val="single" w:sz="1" w:space="0" w:color="CBD5E1"/>
              <w:right w:val="single" w:sz="1" w:space="0" w:color="CBD5E1"/>
            </w:tcBorders>
          </w:tcPr>
          <w:p w14:paraId="5B12069F" w14:textId="77777777" w:rsidR="009F15F3" w:rsidRDefault="00E73214">
            <w:r>
              <w:rPr>
                <w:color w:val="374151"/>
                <w:sz w:val="15"/>
                <w:szCs w:val="15"/>
              </w:rPr>
              <w:t>Playful = fills canvas</w:t>
            </w:r>
          </w:p>
        </w:tc>
      </w:tr>
      <w:tr w:rsidR="009F15F3" w14:paraId="4DAFA29A"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3531D82B" w14:textId="77777777" w:rsidR="009F15F3" w:rsidRDefault="00E73214">
            <w:r>
              <w:rPr>
                <w:b/>
                <w:bCs/>
                <w:color w:val="374151"/>
                <w:sz w:val="15"/>
                <w:szCs w:val="15"/>
              </w:rPr>
              <w:t>Headline Zone</w:t>
            </w:r>
          </w:p>
        </w:tc>
        <w:tc>
          <w:tcPr>
            <w:tcW w:w="3400" w:type="dxa"/>
            <w:tcBorders>
              <w:top w:val="single" w:sz="1" w:space="0" w:color="CBD5E1"/>
              <w:left w:val="single" w:sz="1" w:space="0" w:color="CBD5E1"/>
              <w:bottom w:val="single" w:sz="1" w:space="0" w:color="CBD5E1"/>
              <w:right w:val="single" w:sz="1" w:space="0" w:color="CBD5E1"/>
            </w:tcBorders>
          </w:tcPr>
          <w:p w14:paraId="543EAABC" w14:textId="77777777" w:rsidR="009F15F3" w:rsidRDefault="00E73214">
            <w:r>
              <w:rPr>
                <w:color w:val="374151"/>
                <w:sz w:val="15"/>
                <w:szCs w:val="15"/>
              </w:rPr>
              <w:t>Anywhere; often overlaps subject in speech bubble</w:t>
            </w:r>
          </w:p>
        </w:tc>
        <w:tc>
          <w:tcPr>
            <w:tcW w:w="3560" w:type="dxa"/>
            <w:tcBorders>
              <w:top w:val="single" w:sz="1" w:space="0" w:color="CBD5E1"/>
              <w:left w:val="single" w:sz="1" w:space="0" w:color="CBD5E1"/>
              <w:bottom w:val="single" w:sz="1" w:space="0" w:color="CBD5E1"/>
              <w:right w:val="single" w:sz="1" w:space="0" w:color="CBD5E1"/>
            </w:tcBorders>
          </w:tcPr>
          <w:p w14:paraId="0328C238" w14:textId="77777777" w:rsidR="009F15F3" w:rsidRDefault="00E73214">
            <w:r>
              <w:rPr>
                <w:color w:val="374151"/>
                <w:sz w:val="15"/>
                <w:szCs w:val="15"/>
              </w:rPr>
              <w:t>Less rigid</w:t>
            </w:r>
          </w:p>
        </w:tc>
      </w:tr>
      <w:tr w:rsidR="009F15F3" w14:paraId="0EC3483C"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65FDD9FE" w14:textId="77777777" w:rsidR="009F15F3" w:rsidRDefault="00E73214">
            <w:r>
              <w:rPr>
                <w:b/>
                <w:bCs/>
                <w:color w:val="374151"/>
                <w:sz w:val="15"/>
                <w:szCs w:val="15"/>
              </w:rPr>
              <w:t>Subject Focal Point</w:t>
            </w:r>
          </w:p>
        </w:tc>
        <w:tc>
          <w:tcPr>
            <w:tcW w:w="3400" w:type="dxa"/>
            <w:tcBorders>
              <w:top w:val="single" w:sz="1" w:space="0" w:color="CBD5E1"/>
              <w:left w:val="single" w:sz="1" w:space="0" w:color="CBD5E1"/>
              <w:bottom w:val="single" w:sz="1" w:space="0" w:color="CBD5E1"/>
              <w:right w:val="single" w:sz="1" w:space="0" w:color="CBD5E1"/>
            </w:tcBorders>
          </w:tcPr>
          <w:p w14:paraId="56A0D344" w14:textId="77777777" w:rsidR="009F15F3" w:rsidRDefault="00E73214">
            <w:r>
              <w:rPr>
                <w:color w:val="374151"/>
                <w:sz w:val="15"/>
                <w:szCs w:val="15"/>
              </w:rPr>
              <w:t>Character often center or slight left; rule-of-thirds not enforced</w:t>
            </w:r>
          </w:p>
        </w:tc>
        <w:tc>
          <w:tcPr>
            <w:tcW w:w="3560" w:type="dxa"/>
            <w:tcBorders>
              <w:top w:val="single" w:sz="1" w:space="0" w:color="CBD5E1"/>
              <w:left w:val="single" w:sz="1" w:space="0" w:color="CBD5E1"/>
              <w:bottom w:val="single" w:sz="1" w:space="0" w:color="CBD5E1"/>
              <w:right w:val="single" w:sz="1" w:space="0" w:color="CBD5E1"/>
            </w:tcBorders>
          </w:tcPr>
          <w:p w14:paraId="72D5CA6A" w14:textId="77777777" w:rsidR="009F15F3" w:rsidRDefault="009F15F3"/>
        </w:tc>
      </w:tr>
      <w:tr w:rsidR="009F15F3" w14:paraId="77AC2BA0"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74B6E5B5" w14:textId="77777777" w:rsidR="009F15F3" w:rsidRDefault="00E73214">
            <w:r>
              <w:rPr>
                <w:b/>
                <w:bCs/>
                <w:color w:val="374151"/>
                <w:sz w:val="15"/>
                <w:szCs w:val="15"/>
              </w:rPr>
              <w:t>Brand Mark Zone</w:t>
            </w:r>
          </w:p>
        </w:tc>
        <w:tc>
          <w:tcPr>
            <w:tcW w:w="3400" w:type="dxa"/>
            <w:tcBorders>
              <w:top w:val="single" w:sz="1" w:space="0" w:color="CBD5E1"/>
              <w:left w:val="single" w:sz="1" w:space="0" w:color="CBD5E1"/>
              <w:bottom w:val="single" w:sz="1" w:space="0" w:color="CBD5E1"/>
              <w:right w:val="single" w:sz="1" w:space="0" w:color="CBD5E1"/>
            </w:tcBorders>
          </w:tcPr>
          <w:p w14:paraId="27974EA3" w14:textId="77777777" w:rsidR="009F15F3" w:rsidRDefault="00E73214">
            <w:r>
              <w:rPr>
                <w:color w:val="374151"/>
                <w:sz w:val="15"/>
                <w:szCs w:val="15"/>
              </w:rPr>
              <w:t>Bottom-right sticker-style, 32×32px with hard drop shadow</w:t>
            </w:r>
          </w:p>
        </w:tc>
        <w:tc>
          <w:tcPr>
            <w:tcW w:w="3560" w:type="dxa"/>
            <w:tcBorders>
              <w:top w:val="single" w:sz="1" w:space="0" w:color="CBD5E1"/>
              <w:left w:val="single" w:sz="1" w:space="0" w:color="CBD5E1"/>
              <w:bottom w:val="single" w:sz="1" w:space="0" w:color="CBD5E1"/>
              <w:right w:val="single" w:sz="1" w:space="0" w:color="CBD5E1"/>
            </w:tcBorders>
          </w:tcPr>
          <w:p w14:paraId="72B07CAF" w14:textId="77777777" w:rsidR="009F15F3" w:rsidRDefault="009F15F3"/>
        </w:tc>
      </w:tr>
      <w:tr w:rsidR="009F15F3" w14:paraId="4D6D2546"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2312821A" w14:textId="77777777" w:rsidR="009F15F3" w:rsidRDefault="00E73214">
            <w:r>
              <w:rPr>
                <w:b/>
                <w:bCs/>
                <w:color w:val="374151"/>
                <w:sz w:val="15"/>
                <w:szCs w:val="15"/>
              </w:rPr>
              <w:t>Sticker Border</w:t>
            </w:r>
          </w:p>
        </w:tc>
        <w:tc>
          <w:tcPr>
            <w:tcW w:w="3400" w:type="dxa"/>
            <w:tcBorders>
              <w:top w:val="single" w:sz="1" w:space="0" w:color="CBD5E1"/>
              <w:left w:val="single" w:sz="1" w:space="0" w:color="CBD5E1"/>
              <w:bottom w:val="single" w:sz="1" w:space="0" w:color="CBD5E1"/>
              <w:right w:val="single" w:sz="1" w:space="0" w:color="CBD5E1"/>
            </w:tcBorders>
          </w:tcPr>
          <w:p w14:paraId="1815E55B" w14:textId="77777777" w:rsidR="009F15F3" w:rsidRDefault="00E73214">
            <w:r>
              <w:rPr>
                <w:color w:val="374151"/>
                <w:sz w:val="15"/>
                <w:szCs w:val="15"/>
              </w:rPr>
              <w:t>6px solid white outer border on ALL stickers (WhatsApp convention)</w:t>
            </w:r>
          </w:p>
        </w:tc>
        <w:tc>
          <w:tcPr>
            <w:tcW w:w="3560" w:type="dxa"/>
            <w:tcBorders>
              <w:top w:val="single" w:sz="1" w:space="0" w:color="CBD5E1"/>
              <w:left w:val="single" w:sz="1" w:space="0" w:color="CBD5E1"/>
              <w:bottom w:val="single" w:sz="1" w:space="0" w:color="CBD5E1"/>
              <w:right w:val="single" w:sz="1" w:space="0" w:color="CBD5E1"/>
            </w:tcBorders>
          </w:tcPr>
          <w:p w14:paraId="1B0C9998" w14:textId="77777777" w:rsidR="009F15F3" w:rsidRDefault="00E73214">
            <w:r>
              <w:rPr>
                <w:color w:val="374151"/>
                <w:sz w:val="15"/>
                <w:szCs w:val="15"/>
              </w:rPr>
              <w:t>Canonical sticker look</w:t>
            </w:r>
          </w:p>
        </w:tc>
      </w:tr>
      <w:tr w:rsidR="009F15F3" w14:paraId="2BE3E729"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6F3BCC16" w14:textId="77777777" w:rsidR="009F15F3" w:rsidRDefault="00E73214">
            <w:r>
              <w:rPr>
                <w:b/>
                <w:bCs/>
                <w:color w:val="374151"/>
                <w:sz w:val="15"/>
                <w:szCs w:val="15"/>
              </w:rPr>
              <w:t>Text Card / Bubble</w:t>
            </w:r>
          </w:p>
        </w:tc>
        <w:tc>
          <w:tcPr>
            <w:tcW w:w="3400" w:type="dxa"/>
            <w:tcBorders>
              <w:top w:val="single" w:sz="1" w:space="0" w:color="CBD5E1"/>
              <w:left w:val="single" w:sz="1" w:space="0" w:color="CBD5E1"/>
              <w:bottom w:val="single" w:sz="1" w:space="0" w:color="CBD5E1"/>
              <w:right w:val="single" w:sz="1" w:space="0" w:color="CBD5E1"/>
            </w:tcBorders>
          </w:tcPr>
          <w:p w14:paraId="64116A24" w14:textId="77777777" w:rsidR="009F15F3" w:rsidRDefault="00E73214">
            <w:r>
              <w:rPr>
                <w:color w:val="374151"/>
                <w:sz w:val="15"/>
                <w:szCs w:val="15"/>
              </w:rPr>
              <w:t>White or Cream rounded 24px corners, 4px slate outline, optional tail</w:t>
            </w:r>
          </w:p>
        </w:tc>
        <w:tc>
          <w:tcPr>
            <w:tcW w:w="3560" w:type="dxa"/>
            <w:tcBorders>
              <w:top w:val="single" w:sz="1" w:space="0" w:color="CBD5E1"/>
              <w:left w:val="single" w:sz="1" w:space="0" w:color="CBD5E1"/>
              <w:bottom w:val="single" w:sz="1" w:space="0" w:color="CBD5E1"/>
              <w:right w:val="single" w:sz="1" w:space="0" w:color="CBD5E1"/>
            </w:tcBorders>
          </w:tcPr>
          <w:p w14:paraId="0B21D48D" w14:textId="77777777" w:rsidR="009F15F3" w:rsidRDefault="009F15F3"/>
        </w:tc>
      </w:tr>
      <w:tr w:rsidR="009F15F3" w14:paraId="58AA9C0D"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6127E3BD" w14:textId="77777777" w:rsidR="009F15F3" w:rsidRDefault="00E73214">
            <w:r>
              <w:rPr>
                <w:b/>
                <w:bCs/>
                <w:color w:val="374151"/>
                <w:sz w:val="15"/>
                <w:szCs w:val="15"/>
              </w:rPr>
              <w:t>Spacing / Baseline</w:t>
            </w:r>
          </w:p>
        </w:tc>
        <w:tc>
          <w:tcPr>
            <w:tcW w:w="3400" w:type="dxa"/>
            <w:tcBorders>
              <w:top w:val="single" w:sz="1" w:space="0" w:color="CBD5E1"/>
              <w:left w:val="single" w:sz="1" w:space="0" w:color="CBD5E1"/>
              <w:bottom w:val="single" w:sz="1" w:space="0" w:color="CBD5E1"/>
              <w:right w:val="single" w:sz="1" w:space="0" w:color="CBD5E1"/>
            </w:tcBorders>
          </w:tcPr>
          <w:p w14:paraId="5258AD50" w14:textId="77777777" w:rsidR="009F15F3" w:rsidRDefault="00E73214">
            <w:r>
              <w:rPr>
                <w:color w:val="374151"/>
                <w:sz w:val="15"/>
                <w:szCs w:val="15"/>
              </w:rPr>
              <w:t>4px grid (finer for sticker precision), 12px gutters</w:t>
            </w:r>
          </w:p>
        </w:tc>
        <w:tc>
          <w:tcPr>
            <w:tcW w:w="3560" w:type="dxa"/>
            <w:tcBorders>
              <w:top w:val="single" w:sz="1" w:space="0" w:color="CBD5E1"/>
              <w:left w:val="single" w:sz="1" w:space="0" w:color="CBD5E1"/>
              <w:bottom w:val="single" w:sz="1" w:space="0" w:color="CBD5E1"/>
              <w:right w:val="single" w:sz="1" w:space="0" w:color="CBD5E1"/>
            </w:tcBorders>
          </w:tcPr>
          <w:p w14:paraId="2EFDC63B" w14:textId="77777777" w:rsidR="009F15F3" w:rsidRDefault="009F15F3"/>
        </w:tc>
      </w:tr>
    </w:tbl>
    <w:p w14:paraId="243177AA" w14:textId="77777777" w:rsidR="009F15F3" w:rsidRDefault="009F15F3">
      <w:pPr>
        <w:spacing w:after="120"/>
      </w:pPr>
    </w:p>
    <w:p w14:paraId="18C87F8A" w14:textId="77777777" w:rsidR="009F15F3" w:rsidRDefault="00E73214">
      <w:pPr>
        <w:spacing w:before="200" w:after="60"/>
      </w:pPr>
      <w:r>
        <w:rPr>
          <w:b/>
          <w:bCs/>
          <w:color w:val="1E3A5F"/>
        </w:rPr>
        <w:t>4. Rendering Pipeline &amp; Prompt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400"/>
        <w:gridCol w:w="2560"/>
      </w:tblGrid>
      <w:tr w:rsidR="009F15F3" w14:paraId="50C72F70" w14:textId="77777777">
        <w:tc>
          <w:tcPr>
            <w:tcW w:w="2400" w:type="dxa"/>
            <w:tcBorders>
              <w:top w:val="single" w:sz="4" w:space="0" w:color="94A3B8"/>
              <w:left w:val="single" w:sz="1" w:space="0" w:color="CBD5E1"/>
              <w:bottom w:val="single" w:sz="4" w:space="0" w:color="94A3B8"/>
              <w:right w:val="single" w:sz="1" w:space="0" w:color="CBD5E1"/>
            </w:tcBorders>
            <w:shd w:val="clear" w:color="auto" w:fill="FCE7F3"/>
          </w:tcPr>
          <w:p w14:paraId="5ED18F3F" w14:textId="77777777" w:rsidR="009F15F3" w:rsidRDefault="00E73214">
            <w:r>
              <w:rPr>
                <w:b/>
                <w:bCs/>
                <w:color w:val="1E3A5F"/>
                <w:sz w:val="15"/>
                <w:szCs w:val="15"/>
              </w:rPr>
              <w:t>Stage</w:t>
            </w:r>
          </w:p>
        </w:tc>
        <w:tc>
          <w:tcPr>
            <w:tcW w:w="4400" w:type="dxa"/>
            <w:tcBorders>
              <w:top w:val="single" w:sz="4" w:space="0" w:color="94A3B8"/>
              <w:left w:val="single" w:sz="1" w:space="0" w:color="CBD5E1"/>
              <w:bottom w:val="single" w:sz="4" w:space="0" w:color="94A3B8"/>
              <w:right w:val="single" w:sz="1" w:space="0" w:color="CBD5E1"/>
            </w:tcBorders>
            <w:shd w:val="clear" w:color="auto" w:fill="FCE7F3"/>
          </w:tcPr>
          <w:p w14:paraId="287153FB" w14:textId="77777777" w:rsidR="009F15F3" w:rsidRDefault="00E73214">
            <w:r>
              <w:rPr>
                <w:b/>
                <w:bCs/>
                <w:color w:val="1E3A5F"/>
                <w:sz w:val="15"/>
                <w:szCs w:val="15"/>
              </w:rPr>
              <w:t>Spec / value</w:t>
            </w:r>
          </w:p>
        </w:tc>
        <w:tc>
          <w:tcPr>
            <w:tcW w:w="2560" w:type="dxa"/>
            <w:tcBorders>
              <w:top w:val="single" w:sz="4" w:space="0" w:color="94A3B8"/>
              <w:left w:val="single" w:sz="1" w:space="0" w:color="CBD5E1"/>
              <w:bottom w:val="single" w:sz="4" w:space="0" w:color="94A3B8"/>
              <w:right w:val="single" w:sz="1" w:space="0" w:color="CBD5E1"/>
            </w:tcBorders>
            <w:shd w:val="clear" w:color="auto" w:fill="FCE7F3"/>
          </w:tcPr>
          <w:p w14:paraId="1EAF93D6" w14:textId="77777777" w:rsidR="009F15F3" w:rsidRDefault="00E73214">
            <w:r>
              <w:rPr>
                <w:b/>
                <w:bCs/>
                <w:color w:val="1E3A5F"/>
                <w:sz w:val="15"/>
                <w:szCs w:val="15"/>
              </w:rPr>
              <w:t>Purpose</w:t>
            </w:r>
          </w:p>
        </w:tc>
      </w:tr>
      <w:tr w:rsidR="009F15F3" w14:paraId="35BE1D49"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0473CC75" w14:textId="77777777" w:rsidR="009F15F3" w:rsidRDefault="00E73214">
            <w:r>
              <w:rPr>
                <w:b/>
                <w:bCs/>
                <w:color w:val="374151"/>
                <w:sz w:val="15"/>
                <w:szCs w:val="15"/>
              </w:rPr>
              <w:t>Primary Model</w:t>
            </w:r>
          </w:p>
        </w:tc>
        <w:tc>
          <w:tcPr>
            <w:tcW w:w="4400" w:type="dxa"/>
            <w:tcBorders>
              <w:top w:val="single" w:sz="1" w:space="0" w:color="CBD5E1"/>
              <w:left w:val="single" w:sz="1" w:space="0" w:color="CBD5E1"/>
              <w:bottom w:val="single" w:sz="1" w:space="0" w:color="CBD5E1"/>
              <w:right w:val="single" w:sz="1" w:space="0" w:color="CBD5E1"/>
            </w:tcBorders>
          </w:tcPr>
          <w:p w14:paraId="69776624" w14:textId="77777777" w:rsidR="009F15F3" w:rsidRDefault="00E73214">
            <w:r>
              <w:rPr>
                <w:color w:val="374151"/>
                <w:sz w:val="15"/>
                <w:szCs w:val="15"/>
              </w:rPr>
              <w:t>Midjourney v6.1 --niji 6</w:t>
            </w:r>
          </w:p>
        </w:tc>
        <w:tc>
          <w:tcPr>
            <w:tcW w:w="2560" w:type="dxa"/>
            <w:tcBorders>
              <w:top w:val="single" w:sz="1" w:space="0" w:color="CBD5E1"/>
              <w:left w:val="single" w:sz="1" w:space="0" w:color="CBD5E1"/>
              <w:bottom w:val="single" w:sz="1" w:space="0" w:color="CBD5E1"/>
              <w:right w:val="single" w:sz="1" w:space="0" w:color="CBD5E1"/>
            </w:tcBorders>
          </w:tcPr>
          <w:p w14:paraId="2496516A" w14:textId="77777777" w:rsidR="009F15F3" w:rsidRDefault="00E73214">
            <w:r>
              <w:rPr>
                <w:color w:val="374151"/>
                <w:sz w:val="15"/>
                <w:szCs w:val="15"/>
              </w:rPr>
              <w:t>Illustration / sticker style</w:t>
            </w:r>
          </w:p>
        </w:tc>
      </w:tr>
      <w:tr w:rsidR="009F15F3" w14:paraId="07AF6CF4"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597641D3" w14:textId="77777777" w:rsidR="009F15F3" w:rsidRDefault="00E73214">
            <w:r>
              <w:rPr>
                <w:b/>
                <w:bCs/>
                <w:color w:val="374151"/>
                <w:sz w:val="15"/>
                <w:szCs w:val="15"/>
              </w:rPr>
              <w:t>Secondary Model</w:t>
            </w:r>
          </w:p>
        </w:tc>
        <w:tc>
          <w:tcPr>
            <w:tcW w:w="4400" w:type="dxa"/>
            <w:tcBorders>
              <w:top w:val="single" w:sz="1" w:space="0" w:color="CBD5E1"/>
              <w:left w:val="single" w:sz="1" w:space="0" w:color="CBD5E1"/>
              <w:bottom w:val="single" w:sz="1" w:space="0" w:color="CBD5E1"/>
              <w:right w:val="single" w:sz="1" w:space="0" w:color="CBD5E1"/>
            </w:tcBorders>
          </w:tcPr>
          <w:p w14:paraId="28C8205C" w14:textId="77777777" w:rsidR="009F15F3" w:rsidRDefault="00E73214">
            <w:r>
              <w:rPr>
                <w:color w:val="374151"/>
                <w:sz w:val="15"/>
                <w:szCs w:val="15"/>
              </w:rPr>
              <w:t>SDXL + LoRA 'flat-sticker-v3'</w:t>
            </w:r>
          </w:p>
        </w:tc>
        <w:tc>
          <w:tcPr>
            <w:tcW w:w="2560" w:type="dxa"/>
            <w:tcBorders>
              <w:top w:val="single" w:sz="1" w:space="0" w:color="CBD5E1"/>
              <w:left w:val="single" w:sz="1" w:space="0" w:color="CBD5E1"/>
              <w:bottom w:val="single" w:sz="1" w:space="0" w:color="CBD5E1"/>
              <w:right w:val="single" w:sz="1" w:space="0" w:color="CBD5E1"/>
            </w:tcBorders>
          </w:tcPr>
          <w:p w14:paraId="208E21B2" w14:textId="77777777" w:rsidR="009F15F3" w:rsidRDefault="00E73214">
            <w:r>
              <w:rPr>
                <w:color w:val="374151"/>
                <w:sz w:val="15"/>
                <w:szCs w:val="15"/>
              </w:rPr>
              <w:t>Tighter sticker control</w:t>
            </w:r>
          </w:p>
        </w:tc>
      </w:tr>
      <w:tr w:rsidR="009F15F3" w14:paraId="020A5807"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6FF38476" w14:textId="77777777" w:rsidR="009F15F3" w:rsidRDefault="00E73214">
            <w:r>
              <w:rPr>
                <w:b/>
                <w:bCs/>
                <w:color w:val="374151"/>
                <w:sz w:val="15"/>
                <w:szCs w:val="15"/>
              </w:rPr>
              <w:t>MJ Flags</w:t>
            </w:r>
          </w:p>
        </w:tc>
        <w:tc>
          <w:tcPr>
            <w:tcW w:w="4400" w:type="dxa"/>
            <w:tcBorders>
              <w:top w:val="single" w:sz="1" w:space="0" w:color="CBD5E1"/>
              <w:left w:val="single" w:sz="1" w:space="0" w:color="CBD5E1"/>
              <w:bottom w:val="single" w:sz="1" w:space="0" w:color="CBD5E1"/>
              <w:right w:val="single" w:sz="1" w:space="0" w:color="CBD5E1"/>
            </w:tcBorders>
          </w:tcPr>
          <w:p w14:paraId="6C2D8911" w14:textId="77777777" w:rsidR="009F15F3" w:rsidRDefault="00E73214">
            <w:r>
              <w:rPr>
                <w:color w:val="374151"/>
                <w:sz w:val="15"/>
                <w:szCs w:val="15"/>
              </w:rPr>
              <w:t>--ar 9:16 --s 400 --chaos 10 --niji 6 --stylize 400</w:t>
            </w:r>
          </w:p>
        </w:tc>
        <w:tc>
          <w:tcPr>
            <w:tcW w:w="2560" w:type="dxa"/>
            <w:tcBorders>
              <w:top w:val="single" w:sz="1" w:space="0" w:color="CBD5E1"/>
              <w:left w:val="single" w:sz="1" w:space="0" w:color="CBD5E1"/>
              <w:bottom w:val="single" w:sz="1" w:space="0" w:color="CBD5E1"/>
              <w:right w:val="single" w:sz="1" w:space="0" w:color="CBD5E1"/>
            </w:tcBorders>
          </w:tcPr>
          <w:p w14:paraId="29F04817" w14:textId="77777777" w:rsidR="009F15F3" w:rsidRDefault="00E73214">
            <w:r>
              <w:rPr>
                <w:color w:val="374151"/>
                <w:sz w:val="15"/>
                <w:szCs w:val="15"/>
              </w:rPr>
              <w:t>High style pressure, niji model</w:t>
            </w:r>
          </w:p>
        </w:tc>
      </w:tr>
      <w:tr w:rsidR="009F15F3" w14:paraId="16136F13"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61DFA476" w14:textId="77777777" w:rsidR="009F15F3" w:rsidRDefault="00E73214">
            <w:r>
              <w:rPr>
                <w:b/>
                <w:bCs/>
                <w:color w:val="374151"/>
                <w:sz w:val="15"/>
                <w:szCs w:val="15"/>
              </w:rPr>
              <w:t>Style Prefix</w:t>
            </w:r>
          </w:p>
        </w:tc>
        <w:tc>
          <w:tcPr>
            <w:tcW w:w="4400" w:type="dxa"/>
            <w:tcBorders>
              <w:top w:val="single" w:sz="1" w:space="0" w:color="CBD5E1"/>
              <w:left w:val="single" w:sz="1" w:space="0" w:color="CBD5E1"/>
              <w:bottom w:val="single" w:sz="1" w:space="0" w:color="CBD5E1"/>
              <w:right w:val="single" w:sz="1" w:space="0" w:color="CBD5E1"/>
            </w:tcBorders>
          </w:tcPr>
          <w:p w14:paraId="5BB52B3E" w14:textId="77777777" w:rsidR="009F15F3" w:rsidRDefault="00E73214">
            <w:r>
              <w:rPr>
                <w:color w:val="374151"/>
                <w:sz w:val="15"/>
                <w:szCs w:val="15"/>
              </w:rPr>
              <w:t>"flat vector illustration, sticker style, kawaii, hand-drawn doodle, cute Indian character, bright happy colors, thick black outline,"</w:t>
            </w:r>
          </w:p>
        </w:tc>
        <w:tc>
          <w:tcPr>
            <w:tcW w:w="2560" w:type="dxa"/>
            <w:tcBorders>
              <w:top w:val="single" w:sz="1" w:space="0" w:color="CBD5E1"/>
              <w:left w:val="single" w:sz="1" w:space="0" w:color="CBD5E1"/>
              <w:bottom w:val="single" w:sz="1" w:space="0" w:color="CBD5E1"/>
              <w:right w:val="single" w:sz="1" w:space="0" w:color="CBD5E1"/>
            </w:tcBorders>
          </w:tcPr>
          <w:p w14:paraId="5048DB57" w14:textId="77777777" w:rsidR="009F15F3" w:rsidRDefault="009F15F3"/>
        </w:tc>
      </w:tr>
      <w:tr w:rsidR="009F15F3" w14:paraId="063AD72C"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0298F6E9" w14:textId="77777777" w:rsidR="009F15F3" w:rsidRDefault="00E73214">
            <w:r>
              <w:rPr>
                <w:b/>
                <w:bCs/>
                <w:color w:val="374151"/>
                <w:sz w:val="15"/>
                <w:szCs w:val="15"/>
              </w:rPr>
              <w:t>Style Suffix</w:t>
            </w:r>
          </w:p>
        </w:tc>
        <w:tc>
          <w:tcPr>
            <w:tcW w:w="4400" w:type="dxa"/>
            <w:tcBorders>
              <w:top w:val="single" w:sz="1" w:space="0" w:color="CBD5E1"/>
              <w:left w:val="single" w:sz="1" w:space="0" w:color="CBD5E1"/>
              <w:bottom w:val="single" w:sz="1" w:space="0" w:color="CBD5E1"/>
              <w:right w:val="single" w:sz="1" w:space="0" w:color="CBD5E1"/>
            </w:tcBorders>
          </w:tcPr>
          <w:p w14:paraId="4144F54D" w14:textId="77777777" w:rsidR="009F15F3" w:rsidRDefault="00E73214">
            <w:r>
              <w:rPr>
                <w:color w:val="374151"/>
                <w:sz w:val="15"/>
                <w:szCs w:val="15"/>
              </w:rPr>
              <w:t>"flat color blocks, 4px black outline stroke, no gradient, white highlight dots, sticker drop-shadow, cheerful friendly aesthetic --no photorealistic, film grain, sepia, cinematic, ornate, gold foil"</w:t>
            </w:r>
          </w:p>
        </w:tc>
        <w:tc>
          <w:tcPr>
            <w:tcW w:w="2560" w:type="dxa"/>
            <w:tcBorders>
              <w:top w:val="single" w:sz="1" w:space="0" w:color="CBD5E1"/>
              <w:left w:val="single" w:sz="1" w:space="0" w:color="CBD5E1"/>
              <w:bottom w:val="single" w:sz="1" w:space="0" w:color="CBD5E1"/>
              <w:right w:val="single" w:sz="1" w:space="0" w:color="CBD5E1"/>
            </w:tcBorders>
          </w:tcPr>
          <w:p w14:paraId="0D836EB5" w14:textId="77777777" w:rsidR="009F15F3" w:rsidRDefault="009F15F3"/>
        </w:tc>
      </w:tr>
      <w:tr w:rsidR="009F15F3" w14:paraId="7B05CF7F"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1A5D560E" w14:textId="77777777" w:rsidR="009F15F3" w:rsidRDefault="00E73214">
            <w:r>
              <w:rPr>
                <w:b/>
                <w:bCs/>
                <w:color w:val="374151"/>
                <w:sz w:val="15"/>
                <w:szCs w:val="15"/>
              </w:rPr>
              <w:t>Negative Prompt</w:t>
            </w:r>
          </w:p>
        </w:tc>
        <w:tc>
          <w:tcPr>
            <w:tcW w:w="4400" w:type="dxa"/>
            <w:tcBorders>
              <w:top w:val="single" w:sz="1" w:space="0" w:color="CBD5E1"/>
              <w:left w:val="single" w:sz="1" w:space="0" w:color="CBD5E1"/>
              <w:bottom w:val="single" w:sz="1" w:space="0" w:color="CBD5E1"/>
              <w:right w:val="single" w:sz="1" w:space="0" w:color="CBD5E1"/>
            </w:tcBorders>
          </w:tcPr>
          <w:p w14:paraId="09BB0ADD" w14:textId="77777777" w:rsidR="009F15F3" w:rsidRDefault="00E73214">
            <w:r>
              <w:rPr>
                <w:color w:val="374151"/>
                <w:sz w:val="15"/>
                <w:szCs w:val="15"/>
              </w:rPr>
              <w:t>photorealistic, film grain, sepia, cinematic, ornate, gold foil, gradient, 3d render, realistic, photography, muted, dark, moody</w:t>
            </w:r>
          </w:p>
        </w:tc>
        <w:tc>
          <w:tcPr>
            <w:tcW w:w="2560" w:type="dxa"/>
            <w:tcBorders>
              <w:top w:val="single" w:sz="1" w:space="0" w:color="CBD5E1"/>
              <w:left w:val="single" w:sz="1" w:space="0" w:color="CBD5E1"/>
              <w:bottom w:val="single" w:sz="1" w:space="0" w:color="CBD5E1"/>
              <w:right w:val="single" w:sz="1" w:space="0" w:color="CBD5E1"/>
            </w:tcBorders>
          </w:tcPr>
          <w:p w14:paraId="679C8777" w14:textId="77777777" w:rsidR="009F15F3" w:rsidRDefault="009F15F3"/>
        </w:tc>
      </w:tr>
      <w:tr w:rsidR="009F15F3" w14:paraId="40CF10ED"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28F6313A" w14:textId="77777777" w:rsidR="009F15F3" w:rsidRDefault="00E73214">
            <w:r>
              <w:rPr>
                <w:b/>
                <w:bCs/>
                <w:color w:val="374151"/>
                <w:sz w:val="15"/>
                <w:szCs w:val="15"/>
              </w:rPr>
              <w:t>Post-process 1</w:t>
            </w:r>
          </w:p>
        </w:tc>
        <w:tc>
          <w:tcPr>
            <w:tcW w:w="4400" w:type="dxa"/>
            <w:tcBorders>
              <w:top w:val="single" w:sz="1" w:space="0" w:color="CBD5E1"/>
              <w:left w:val="single" w:sz="1" w:space="0" w:color="CBD5E1"/>
              <w:bottom w:val="single" w:sz="1" w:space="0" w:color="CBD5E1"/>
              <w:right w:val="single" w:sz="1" w:space="0" w:color="CBD5E1"/>
            </w:tcBorders>
          </w:tcPr>
          <w:p w14:paraId="07CB3BBD" w14:textId="77777777" w:rsidR="009F15F3" w:rsidRDefault="00E73214">
            <w:r>
              <w:rPr>
                <w:color w:val="374151"/>
                <w:sz w:val="15"/>
                <w:szCs w:val="15"/>
              </w:rPr>
              <w:t>Outline stroke pass -- enforce 4px slate ink #1E293B on all shape edges</w:t>
            </w:r>
          </w:p>
        </w:tc>
        <w:tc>
          <w:tcPr>
            <w:tcW w:w="2560" w:type="dxa"/>
            <w:tcBorders>
              <w:top w:val="single" w:sz="1" w:space="0" w:color="CBD5E1"/>
              <w:left w:val="single" w:sz="1" w:space="0" w:color="CBD5E1"/>
              <w:bottom w:val="single" w:sz="1" w:space="0" w:color="CBD5E1"/>
              <w:right w:val="single" w:sz="1" w:space="0" w:color="CBD5E1"/>
            </w:tcBorders>
          </w:tcPr>
          <w:p w14:paraId="1ABF87F2" w14:textId="77777777" w:rsidR="009F15F3" w:rsidRDefault="009F15F3"/>
        </w:tc>
      </w:tr>
      <w:tr w:rsidR="009F15F3" w14:paraId="37AEB3ED"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62C92EE9" w14:textId="77777777" w:rsidR="009F15F3" w:rsidRDefault="00E73214">
            <w:r>
              <w:rPr>
                <w:b/>
                <w:bCs/>
                <w:color w:val="374151"/>
                <w:sz w:val="15"/>
                <w:szCs w:val="15"/>
              </w:rPr>
              <w:t>Post-process 2</w:t>
            </w:r>
          </w:p>
        </w:tc>
        <w:tc>
          <w:tcPr>
            <w:tcW w:w="4400" w:type="dxa"/>
            <w:tcBorders>
              <w:top w:val="single" w:sz="1" w:space="0" w:color="CBD5E1"/>
              <w:left w:val="single" w:sz="1" w:space="0" w:color="CBD5E1"/>
              <w:bottom w:val="single" w:sz="1" w:space="0" w:color="CBD5E1"/>
              <w:right w:val="single" w:sz="1" w:space="0" w:color="CBD5E1"/>
            </w:tcBorders>
          </w:tcPr>
          <w:p w14:paraId="5B19802D" w14:textId="77777777" w:rsidR="009F15F3" w:rsidRDefault="00E73214">
            <w:r>
              <w:rPr>
                <w:color w:val="374151"/>
                <w:sz w:val="15"/>
                <w:szCs w:val="15"/>
              </w:rPr>
              <w:t>White sticker border 6px if export is sticker format</w:t>
            </w:r>
          </w:p>
        </w:tc>
        <w:tc>
          <w:tcPr>
            <w:tcW w:w="2560" w:type="dxa"/>
            <w:tcBorders>
              <w:top w:val="single" w:sz="1" w:space="0" w:color="CBD5E1"/>
              <w:left w:val="single" w:sz="1" w:space="0" w:color="CBD5E1"/>
              <w:bottom w:val="single" w:sz="1" w:space="0" w:color="CBD5E1"/>
              <w:right w:val="single" w:sz="1" w:space="0" w:color="CBD5E1"/>
            </w:tcBorders>
          </w:tcPr>
          <w:p w14:paraId="7C572EE3" w14:textId="77777777" w:rsidR="009F15F3" w:rsidRDefault="009F15F3"/>
        </w:tc>
      </w:tr>
      <w:tr w:rsidR="009F15F3" w14:paraId="44B61A4C"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44394F82" w14:textId="77777777" w:rsidR="009F15F3" w:rsidRDefault="00E73214">
            <w:r>
              <w:rPr>
                <w:b/>
                <w:bCs/>
                <w:color w:val="374151"/>
                <w:sz w:val="15"/>
                <w:szCs w:val="15"/>
              </w:rPr>
              <w:t>Post-process 3</w:t>
            </w:r>
          </w:p>
        </w:tc>
        <w:tc>
          <w:tcPr>
            <w:tcW w:w="4400" w:type="dxa"/>
            <w:tcBorders>
              <w:top w:val="single" w:sz="1" w:space="0" w:color="CBD5E1"/>
              <w:left w:val="single" w:sz="1" w:space="0" w:color="CBD5E1"/>
              <w:bottom w:val="single" w:sz="1" w:space="0" w:color="CBD5E1"/>
              <w:right w:val="single" w:sz="1" w:space="0" w:color="CBD5E1"/>
            </w:tcBorders>
          </w:tcPr>
          <w:p w14:paraId="65AC01D8" w14:textId="77777777" w:rsidR="009F15F3" w:rsidRDefault="00E73214">
            <w:r>
              <w:rPr>
                <w:color w:val="374151"/>
                <w:sz w:val="15"/>
                <w:szCs w:val="15"/>
              </w:rPr>
              <w:t>Hard drop-shadow offset 0,6 no blur at 15% opacity on all stickers</w:t>
            </w:r>
          </w:p>
        </w:tc>
        <w:tc>
          <w:tcPr>
            <w:tcW w:w="2560" w:type="dxa"/>
            <w:tcBorders>
              <w:top w:val="single" w:sz="1" w:space="0" w:color="CBD5E1"/>
              <w:left w:val="single" w:sz="1" w:space="0" w:color="CBD5E1"/>
              <w:bottom w:val="single" w:sz="1" w:space="0" w:color="CBD5E1"/>
              <w:right w:val="single" w:sz="1" w:space="0" w:color="CBD5E1"/>
            </w:tcBorders>
          </w:tcPr>
          <w:p w14:paraId="12CFB096" w14:textId="77777777" w:rsidR="009F15F3" w:rsidRDefault="009F15F3"/>
        </w:tc>
      </w:tr>
      <w:tr w:rsidR="009F15F3" w14:paraId="35485516"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191BAB1B" w14:textId="77777777" w:rsidR="009F15F3" w:rsidRDefault="00E73214">
            <w:r>
              <w:rPr>
                <w:b/>
                <w:bCs/>
                <w:color w:val="374151"/>
                <w:sz w:val="15"/>
                <w:szCs w:val="15"/>
              </w:rPr>
              <w:t>Post-process 4</w:t>
            </w:r>
          </w:p>
        </w:tc>
        <w:tc>
          <w:tcPr>
            <w:tcW w:w="4400" w:type="dxa"/>
            <w:tcBorders>
              <w:top w:val="single" w:sz="1" w:space="0" w:color="CBD5E1"/>
              <w:left w:val="single" w:sz="1" w:space="0" w:color="CBD5E1"/>
              <w:bottom w:val="single" w:sz="1" w:space="0" w:color="CBD5E1"/>
              <w:right w:val="single" w:sz="1" w:space="0" w:color="CBD5E1"/>
            </w:tcBorders>
          </w:tcPr>
          <w:p w14:paraId="557FE7F3" w14:textId="77777777" w:rsidR="009F15F3" w:rsidRDefault="00E73214">
            <w:r>
              <w:rPr>
                <w:color w:val="374151"/>
                <w:sz w:val="15"/>
                <w:szCs w:val="15"/>
              </w:rPr>
              <w:t>No grain. No vignette. No film emulation. Ever.</w:t>
            </w:r>
          </w:p>
        </w:tc>
        <w:tc>
          <w:tcPr>
            <w:tcW w:w="2560" w:type="dxa"/>
            <w:tcBorders>
              <w:top w:val="single" w:sz="1" w:space="0" w:color="CBD5E1"/>
              <w:left w:val="single" w:sz="1" w:space="0" w:color="CBD5E1"/>
              <w:bottom w:val="single" w:sz="1" w:space="0" w:color="CBD5E1"/>
              <w:right w:val="single" w:sz="1" w:space="0" w:color="CBD5E1"/>
            </w:tcBorders>
          </w:tcPr>
          <w:p w14:paraId="26F23783" w14:textId="77777777" w:rsidR="009F15F3" w:rsidRDefault="009F15F3"/>
        </w:tc>
      </w:tr>
    </w:tbl>
    <w:p w14:paraId="32F5052F" w14:textId="77777777" w:rsidR="009F15F3" w:rsidRDefault="009F15F3">
      <w:pPr>
        <w:spacing w:after="120"/>
      </w:pPr>
    </w:p>
    <w:p w14:paraId="7CD4ADE4" w14:textId="77777777" w:rsidR="009F15F3" w:rsidRDefault="00E73214">
      <w:pPr>
        <w:spacing w:before="200" w:after="60"/>
      </w:pPr>
      <w:r>
        <w:rPr>
          <w:b/>
          <w:bCs/>
          <w:color w:val="1E3A5F"/>
        </w:rPr>
        <w:t>5. Creator Customisation Knobs (Preset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200"/>
        <w:gridCol w:w="3760"/>
      </w:tblGrid>
      <w:tr w:rsidR="009F15F3" w14:paraId="6A7A5E25" w14:textId="77777777">
        <w:tc>
          <w:tcPr>
            <w:tcW w:w="2400" w:type="dxa"/>
            <w:tcBorders>
              <w:top w:val="single" w:sz="4" w:space="0" w:color="94A3B8"/>
              <w:left w:val="single" w:sz="1" w:space="0" w:color="CBD5E1"/>
              <w:bottom w:val="single" w:sz="4" w:space="0" w:color="94A3B8"/>
              <w:right w:val="single" w:sz="1" w:space="0" w:color="CBD5E1"/>
            </w:tcBorders>
            <w:shd w:val="clear" w:color="auto" w:fill="FCE7F3"/>
          </w:tcPr>
          <w:p w14:paraId="06201185" w14:textId="77777777" w:rsidR="009F15F3" w:rsidRDefault="00E73214">
            <w:r>
              <w:rPr>
                <w:b/>
                <w:bCs/>
                <w:color w:val="1E3A5F"/>
                <w:sz w:val="15"/>
                <w:szCs w:val="15"/>
              </w:rPr>
              <w:t>Knob</w:t>
            </w:r>
          </w:p>
        </w:tc>
        <w:tc>
          <w:tcPr>
            <w:tcW w:w="3200" w:type="dxa"/>
            <w:tcBorders>
              <w:top w:val="single" w:sz="4" w:space="0" w:color="94A3B8"/>
              <w:left w:val="single" w:sz="1" w:space="0" w:color="CBD5E1"/>
              <w:bottom w:val="single" w:sz="4" w:space="0" w:color="94A3B8"/>
              <w:right w:val="single" w:sz="1" w:space="0" w:color="CBD5E1"/>
            </w:tcBorders>
            <w:shd w:val="clear" w:color="auto" w:fill="FCE7F3"/>
          </w:tcPr>
          <w:p w14:paraId="174CE161" w14:textId="77777777" w:rsidR="009F15F3" w:rsidRDefault="00E73214">
            <w:r>
              <w:rPr>
                <w:b/>
                <w:bCs/>
                <w:color w:val="1E3A5F"/>
                <w:sz w:val="15"/>
                <w:szCs w:val="15"/>
              </w:rPr>
              <w:t>Options (default)</w:t>
            </w:r>
          </w:p>
        </w:tc>
        <w:tc>
          <w:tcPr>
            <w:tcW w:w="3760" w:type="dxa"/>
            <w:tcBorders>
              <w:top w:val="single" w:sz="4" w:space="0" w:color="94A3B8"/>
              <w:left w:val="single" w:sz="1" w:space="0" w:color="CBD5E1"/>
              <w:bottom w:val="single" w:sz="4" w:space="0" w:color="94A3B8"/>
              <w:right w:val="single" w:sz="1" w:space="0" w:color="CBD5E1"/>
            </w:tcBorders>
            <w:shd w:val="clear" w:color="auto" w:fill="FCE7F3"/>
          </w:tcPr>
          <w:p w14:paraId="7B6EF358" w14:textId="77777777" w:rsidR="009F15F3" w:rsidRDefault="00E73214">
            <w:r>
              <w:rPr>
                <w:b/>
                <w:bCs/>
                <w:color w:val="1E3A5F"/>
                <w:sz w:val="15"/>
                <w:szCs w:val="15"/>
              </w:rPr>
              <w:t>Effect</w:t>
            </w:r>
          </w:p>
        </w:tc>
      </w:tr>
      <w:tr w:rsidR="009F15F3" w14:paraId="4D35A094"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737A8FEC" w14:textId="77777777" w:rsidR="009F15F3" w:rsidRDefault="00E73214">
            <w:r>
              <w:rPr>
                <w:b/>
                <w:bCs/>
                <w:color w:val="374151"/>
                <w:sz w:val="15"/>
                <w:szCs w:val="15"/>
              </w:rPr>
              <w:t>Character Style</w:t>
            </w:r>
          </w:p>
        </w:tc>
        <w:tc>
          <w:tcPr>
            <w:tcW w:w="3200" w:type="dxa"/>
            <w:tcBorders>
              <w:top w:val="single" w:sz="1" w:space="0" w:color="CBD5E1"/>
              <w:left w:val="single" w:sz="1" w:space="0" w:color="CBD5E1"/>
              <w:bottom w:val="single" w:sz="1" w:space="0" w:color="CBD5E1"/>
              <w:right w:val="single" w:sz="1" w:space="0" w:color="CBD5E1"/>
            </w:tcBorders>
          </w:tcPr>
          <w:p w14:paraId="3FF052CF" w14:textId="77777777" w:rsidR="009F15F3" w:rsidRDefault="00E73214">
            <w:r>
              <w:rPr>
                <w:color w:val="374151"/>
                <w:sz w:val="15"/>
                <w:szCs w:val="15"/>
              </w:rPr>
              <w:t>kawaii | chibi | doodle | mascot, default kawaii</w:t>
            </w:r>
          </w:p>
        </w:tc>
        <w:tc>
          <w:tcPr>
            <w:tcW w:w="3760" w:type="dxa"/>
            <w:tcBorders>
              <w:top w:val="single" w:sz="1" w:space="0" w:color="CBD5E1"/>
              <w:left w:val="single" w:sz="1" w:space="0" w:color="CBD5E1"/>
              <w:bottom w:val="single" w:sz="1" w:space="0" w:color="CBD5E1"/>
              <w:right w:val="single" w:sz="1" w:space="0" w:color="CBD5E1"/>
            </w:tcBorders>
          </w:tcPr>
          <w:p w14:paraId="01A5B5A1" w14:textId="77777777" w:rsidR="009F15F3" w:rsidRDefault="009F15F3"/>
        </w:tc>
      </w:tr>
      <w:tr w:rsidR="009F15F3" w14:paraId="65D9FCD0"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1D5E255C" w14:textId="77777777" w:rsidR="009F15F3" w:rsidRDefault="00E73214">
            <w:r>
              <w:rPr>
                <w:b/>
                <w:bCs/>
                <w:color w:val="374151"/>
                <w:sz w:val="15"/>
                <w:szCs w:val="15"/>
              </w:rPr>
              <w:t>Outline Weight</w:t>
            </w:r>
          </w:p>
        </w:tc>
        <w:tc>
          <w:tcPr>
            <w:tcW w:w="3200" w:type="dxa"/>
            <w:tcBorders>
              <w:top w:val="single" w:sz="1" w:space="0" w:color="CBD5E1"/>
              <w:left w:val="single" w:sz="1" w:space="0" w:color="CBD5E1"/>
              <w:bottom w:val="single" w:sz="1" w:space="0" w:color="CBD5E1"/>
              <w:right w:val="single" w:sz="1" w:space="0" w:color="CBD5E1"/>
            </w:tcBorders>
          </w:tcPr>
          <w:p w14:paraId="3FCC0653" w14:textId="33446F27" w:rsidR="009F15F3" w:rsidRDefault="00E73214">
            <w:r>
              <w:rPr>
                <w:color w:val="374151"/>
                <w:sz w:val="15"/>
                <w:szCs w:val="15"/>
              </w:rPr>
              <w:t>Thin / Standard / Bold  (default: Standard)</w:t>
            </w:r>
          </w:p>
        </w:tc>
        <w:tc>
          <w:tcPr>
            <w:tcW w:w="3760" w:type="dxa"/>
            <w:tcBorders>
              <w:top w:val="single" w:sz="1" w:space="0" w:color="CBD5E1"/>
              <w:left w:val="single" w:sz="1" w:space="0" w:color="CBD5E1"/>
              <w:bottom w:val="single" w:sz="1" w:space="0" w:color="CBD5E1"/>
              <w:right w:val="single" w:sz="1" w:space="0" w:color="CBD5E1"/>
            </w:tcBorders>
          </w:tcPr>
          <w:p w14:paraId="111B7812" w14:textId="77777777" w:rsidR="009F15F3" w:rsidRDefault="00E73214">
            <w:r>
              <w:rPr>
                <w:color w:val="374151"/>
                <w:sz w:val="15"/>
                <w:szCs w:val="15"/>
              </w:rPr>
              <w:t>Illustration stroke</w:t>
            </w:r>
          </w:p>
        </w:tc>
      </w:tr>
      <w:tr w:rsidR="009F15F3" w14:paraId="34F5B602"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76C4B331" w14:textId="77777777" w:rsidR="009F15F3" w:rsidRDefault="00E73214">
            <w:r>
              <w:rPr>
                <w:b/>
                <w:bCs/>
                <w:color w:val="374151"/>
                <w:sz w:val="15"/>
                <w:szCs w:val="15"/>
              </w:rPr>
              <w:t>Shape Density</w:t>
            </w:r>
          </w:p>
        </w:tc>
        <w:tc>
          <w:tcPr>
            <w:tcW w:w="3200" w:type="dxa"/>
            <w:tcBorders>
              <w:top w:val="single" w:sz="1" w:space="0" w:color="CBD5E1"/>
              <w:left w:val="single" w:sz="1" w:space="0" w:color="CBD5E1"/>
              <w:bottom w:val="single" w:sz="1" w:space="0" w:color="CBD5E1"/>
              <w:right w:val="single" w:sz="1" w:space="0" w:color="CBD5E1"/>
            </w:tcBorders>
          </w:tcPr>
          <w:p w14:paraId="731B53C3" w14:textId="6368E8E8" w:rsidR="009F15F3" w:rsidRDefault="00E73214">
            <w:r>
              <w:rPr>
                <w:color w:val="374151"/>
                <w:sz w:val="15"/>
                <w:szCs w:val="15"/>
              </w:rPr>
              <w:t>Minimal / Balanced / Busy  (default: Balanced)</w:t>
            </w:r>
          </w:p>
        </w:tc>
        <w:tc>
          <w:tcPr>
            <w:tcW w:w="3760" w:type="dxa"/>
            <w:tcBorders>
              <w:top w:val="single" w:sz="1" w:space="0" w:color="CBD5E1"/>
              <w:left w:val="single" w:sz="1" w:space="0" w:color="CBD5E1"/>
              <w:bottom w:val="single" w:sz="1" w:space="0" w:color="CBD5E1"/>
              <w:right w:val="single" w:sz="1" w:space="0" w:color="CBD5E1"/>
            </w:tcBorders>
          </w:tcPr>
          <w:p w14:paraId="7A694E81" w14:textId="77777777" w:rsidR="009F15F3" w:rsidRDefault="00E73214">
            <w:r>
              <w:rPr>
                <w:color w:val="374151"/>
                <w:sz w:val="15"/>
                <w:szCs w:val="15"/>
              </w:rPr>
              <w:t>Background element count</w:t>
            </w:r>
          </w:p>
        </w:tc>
      </w:tr>
      <w:tr w:rsidR="009F15F3" w14:paraId="025FF2A8"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51542A0A" w14:textId="77777777" w:rsidR="009F15F3" w:rsidRDefault="00E73214">
            <w:r>
              <w:rPr>
                <w:b/>
                <w:bCs/>
                <w:color w:val="374151"/>
                <w:sz w:val="15"/>
                <w:szCs w:val="15"/>
              </w:rPr>
              <w:t>Pattern Fill</w:t>
            </w:r>
          </w:p>
        </w:tc>
        <w:tc>
          <w:tcPr>
            <w:tcW w:w="3200" w:type="dxa"/>
            <w:tcBorders>
              <w:top w:val="single" w:sz="1" w:space="0" w:color="CBD5E1"/>
              <w:left w:val="single" w:sz="1" w:space="0" w:color="CBD5E1"/>
              <w:bottom w:val="single" w:sz="1" w:space="0" w:color="CBD5E1"/>
              <w:right w:val="single" w:sz="1" w:space="0" w:color="CBD5E1"/>
            </w:tcBorders>
          </w:tcPr>
          <w:p w14:paraId="24DDAE22" w14:textId="77777777" w:rsidR="009F15F3" w:rsidRDefault="00E73214">
            <w:r>
              <w:rPr>
                <w:color w:val="374151"/>
                <w:sz w:val="15"/>
                <w:szCs w:val="15"/>
              </w:rPr>
              <w:t>none | dots | squiggles | confetti, default dots</w:t>
            </w:r>
          </w:p>
        </w:tc>
        <w:tc>
          <w:tcPr>
            <w:tcW w:w="3760" w:type="dxa"/>
            <w:tcBorders>
              <w:top w:val="single" w:sz="1" w:space="0" w:color="CBD5E1"/>
              <w:left w:val="single" w:sz="1" w:space="0" w:color="CBD5E1"/>
              <w:bottom w:val="single" w:sz="1" w:space="0" w:color="CBD5E1"/>
              <w:right w:val="single" w:sz="1" w:space="0" w:color="CBD5E1"/>
            </w:tcBorders>
          </w:tcPr>
          <w:p w14:paraId="676E026D" w14:textId="77777777" w:rsidR="009F15F3" w:rsidRDefault="00E73214">
            <w:r>
              <w:rPr>
                <w:color w:val="374151"/>
                <w:sz w:val="15"/>
                <w:szCs w:val="15"/>
              </w:rPr>
              <w:t>Bg pattern</w:t>
            </w:r>
          </w:p>
        </w:tc>
      </w:tr>
      <w:tr w:rsidR="009F15F3" w14:paraId="4047E5D2"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35ECCF74" w14:textId="77777777" w:rsidR="009F15F3" w:rsidRDefault="00E73214">
            <w:r>
              <w:rPr>
                <w:b/>
                <w:bCs/>
                <w:color w:val="374151"/>
                <w:sz w:val="15"/>
                <w:szCs w:val="15"/>
              </w:rPr>
              <w:t>Bubble Style</w:t>
            </w:r>
          </w:p>
        </w:tc>
        <w:tc>
          <w:tcPr>
            <w:tcW w:w="3200" w:type="dxa"/>
            <w:tcBorders>
              <w:top w:val="single" w:sz="1" w:space="0" w:color="CBD5E1"/>
              <w:left w:val="single" w:sz="1" w:space="0" w:color="CBD5E1"/>
              <w:bottom w:val="single" w:sz="1" w:space="0" w:color="CBD5E1"/>
              <w:right w:val="single" w:sz="1" w:space="0" w:color="CBD5E1"/>
            </w:tcBorders>
          </w:tcPr>
          <w:p w14:paraId="58DF665D" w14:textId="77777777" w:rsidR="009F15F3" w:rsidRDefault="00E73214">
            <w:r>
              <w:rPr>
                <w:color w:val="374151"/>
                <w:sz w:val="15"/>
                <w:szCs w:val="15"/>
              </w:rPr>
              <w:t>speech | thought | caption | none, default speech</w:t>
            </w:r>
          </w:p>
        </w:tc>
        <w:tc>
          <w:tcPr>
            <w:tcW w:w="3760" w:type="dxa"/>
            <w:tcBorders>
              <w:top w:val="single" w:sz="1" w:space="0" w:color="CBD5E1"/>
              <w:left w:val="single" w:sz="1" w:space="0" w:color="CBD5E1"/>
              <w:bottom w:val="single" w:sz="1" w:space="0" w:color="CBD5E1"/>
              <w:right w:val="single" w:sz="1" w:space="0" w:color="CBD5E1"/>
            </w:tcBorders>
          </w:tcPr>
          <w:p w14:paraId="0D66EABC" w14:textId="77777777" w:rsidR="009F15F3" w:rsidRDefault="00E73214">
            <w:r>
              <w:rPr>
                <w:color w:val="374151"/>
                <w:sz w:val="15"/>
                <w:szCs w:val="15"/>
              </w:rPr>
              <w:t>Text frame</w:t>
            </w:r>
          </w:p>
        </w:tc>
      </w:tr>
      <w:tr w:rsidR="009F15F3" w14:paraId="1887B946"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2148739F" w14:textId="77777777" w:rsidR="009F15F3" w:rsidRDefault="00E73214">
            <w:r>
              <w:rPr>
                <w:b/>
                <w:bCs/>
                <w:color w:val="374151"/>
                <w:sz w:val="15"/>
                <w:szCs w:val="15"/>
              </w:rPr>
              <w:t>Language Pair</w:t>
            </w:r>
          </w:p>
        </w:tc>
        <w:tc>
          <w:tcPr>
            <w:tcW w:w="3200" w:type="dxa"/>
            <w:tcBorders>
              <w:top w:val="single" w:sz="1" w:space="0" w:color="CBD5E1"/>
              <w:left w:val="single" w:sz="1" w:space="0" w:color="CBD5E1"/>
              <w:bottom w:val="single" w:sz="1" w:space="0" w:color="CBD5E1"/>
              <w:right w:val="single" w:sz="1" w:space="0" w:color="CBD5E1"/>
            </w:tcBorders>
          </w:tcPr>
          <w:p w14:paraId="7388556E" w14:textId="77777777" w:rsidR="009F15F3" w:rsidRDefault="00E73214">
            <w:r>
              <w:rPr>
                <w:color w:val="374151"/>
                <w:sz w:val="15"/>
                <w:szCs w:val="15"/>
              </w:rPr>
              <w:t>EN-only | HI-only | EN+HI stacked, default EN+HI stacked</w:t>
            </w:r>
          </w:p>
        </w:tc>
        <w:tc>
          <w:tcPr>
            <w:tcW w:w="3760" w:type="dxa"/>
            <w:tcBorders>
              <w:top w:val="single" w:sz="1" w:space="0" w:color="CBD5E1"/>
              <w:left w:val="single" w:sz="1" w:space="0" w:color="CBD5E1"/>
              <w:bottom w:val="single" w:sz="1" w:space="0" w:color="CBD5E1"/>
              <w:right w:val="single" w:sz="1" w:space="0" w:color="CBD5E1"/>
            </w:tcBorders>
          </w:tcPr>
          <w:p w14:paraId="50423F6B" w14:textId="77777777" w:rsidR="009F15F3" w:rsidRDefault="009F15F3"/>
        </w:tc>
      </w:tr>
      <w:tr w:rsidR="009F15F3" w14:paraId="1D2D4B08"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29DB7E42" w14:textId="77777777" w:rsidR="009F15F3" w:rsidRDefault="00E73214">
            <w:r>
              <w:rPr>
                <w:b/>
                <w:bCs/>
                <w:color w:val="374151"/>
                <w:sz w:val="15"/>
                <w:szCs w:val="15"/>
              </w:rPr>
              <w:t>Mascot Include</w:t>
            </w:r>
          </w:p>
        </w:tc>
        <w:tc>
          <w:tcPr>
            <w:tcW w:w="3200" w:type="dxa"/>
            <w:tcBorders>
              <w:top w:val="single" w:sz="1" w:space="0" w:color="CBD5E1"/>
              <w:left w:val="single" w:sz="1" w:space="0" w:color="CBD5E1"/>
              <w:bottom w:val="single" w:sz="1" w:space="0" w:color="CBD5E1"/>
              <w:right w:val="single" w:sz="1" w:space="0" w:color="CBD5E1"/>
            </w:tcBorders>
          </w:tcPr>
          <w:p w14:paraId="64877CEC" w14:textId="77777777" w:rsidR="009F15F3" w:rsidRDefault="00E73214">
            <w:r>
              <w:rPr>
                <w:color w:val="374151"/>
                <w:sz w:val="15"/>
                <w:szCs w:val="15"/>
              </w:rPr>
              <w:t>none | jio-leaf | abstract, default jio-leaf</w:t>
            </w:r>
          </w:p>
        </w:tc>
        <w:tc>
          <w:tcPr>
            <w:tcW w:w="3760" w:type="dxa"/>
            <w:tcBorders>
              <w:top w:val="single" w:sz="1" w:space="0" w:color="CBD5E1"/>
              <w:left w:val="single" w:sz="1" w:space="0" w:color="CBD5E1"/>
              <w:bottom w:val="single" w:sz="1" w:space="0" w:color="CBD5E1"/>
              <w:right w:val="single" w:sz="1" w:space="0" w:color="CBD5E1"/>
            </w:tcBorders>
          </w:tcPr>
          <w:p w14:paraId="3CD0467F" w14:textId="77777777" w:rsidR="009F15F3" w:rsidRDefault="00E73214">
            <w:r>
              <w:rPr>
                <w:color w:val="374151"/>
                <w:sz w:val="15"/>
                <w:szCs w:val="15"/>
              </w:rPr>
              <w:t>Brand mascot inclusion</w:t>
            </w:r>
          </w:p>
        </w:tc>
      </w:tr>
      <w:tr w:rsidR="009F15F3" w14:paraId="644B8950" w14:textId="77777777">
        <w:tc>
          <w:tcPr>
            <w:tcW w:w="2400" w:type="dxa"/>
            <w:tcBorders>
              <w:top w:val="single" w:sz="1" w:space="0" w:color="CBD5E1"/>
              <w:left w:val="single" w:sz="1" w:space="0" w:color="CBD5E1"/>
              <w:bottom w:val="single" w:sz="1" w:space="0" w:color="CBD5E1"/>
              <w:right w:val="single" w:sz="1" w:space="0" w:color="CBD5E1"/>
            </w:tcBorders>
            <w:shd w:val="clear" w:color="auto" w:fill="FCE7F3"/>
          </w:tcPr>
          <w:p w14:paraId="6DA44406" w14:textId="77777777" w:rsidR="009F15F3" w:rsidRDefault="00E73214">
            <w:r>
              <w:rPr>
                <w:b/>
                <w:bCs/>
                <w:color w:val="374151"/>
                <w:sz w:val="15"/>
                <w:szCs w:val="15"/>
              </w:rPr>
              <w:t>Sticker Export</w:t>
            </w:r>
          </w:p>
        </w:tc>
        <w:tc>
          <w:tcPr>
            <w:tcW w:w="3200" w:type="dxa"/>
            <w:tcBorders>
              <w:top w:val="single" w:sz="1" w:space="0" w:color="CBD5E1"/>
              <w:left w:val="single" w:sz="1" w:space="0" w:color="CBD5E1"/>
              <w:bottom w:val="single" w:sz="1" w:space="0" w:color="CBD5E1"/>
              <w:right w:val="single" w:sz="1" w:space="0" w:color="CBD5E1"/>
            </w:tcBorders>
          </w:tcPr>
          <w:p w14:paraId="51D29D61" w14:textId="77777777" w:rsidR="009F15F3" w:rsidRDefault="00E73214">
            <w:r>
              <w:rPr>
                <w:color w:val="374151"/>
                <w:sz w:val="15"/>
                <w:szCs w:val="15"/>
              </w:rPr>
              <w:t>on | off, default off (on = adds 6px white border)</w:t>
            </w:r>
          </w:p>
        </w:tc>
        <w:tc>
          <w:tcPr>
            <w:tcW w:w="3760" w:type="dxa"/>
            <w:tcBorders>
              <w:top w:val="single" w:sz="1" w:space="0" w:color="CBD5E1"/>
              <w:left w:val="single" w:sz="1" w:space="0" w:color="CBD5E1"/>
              <w:bottom w:val="single" w:sz="1" w:space="0" w:color="CBD5E1"/>
              <w:right w:val="single" w:sz="1" w:space="0" w:color="CBD5E1"/>
            </w:tcBorders>
          </w:tcPr>
          <w:p w14:paraId="17EC6E2E" w14:textId="77777777" w:rsidR="009F15F3" w:rsidRDefault="009F15F3"/>
        </w:tc>
      </w:tr>
    </w:tbl>
    <w:p w14:paraId="40DFC184" w14:textId="77777777" w:rsidR="009F15F3" w:rsidRDefault="009F15F3">
      <w:pPr>
        <w:spacing w:after="120"/>
      </w:pPr>
    </w:p>
    <w:p w14:paraId="7AA35481" w14:textId="77777777" w:rsidR="009F15F3" w:rsidRDefault="00E73214">
      <w:pPr>
        <w:spacing w:before="200" w:after="60"/>
      </w:pPr>
      <w:r>
        <w:rPr>
          <w:b/>
          <w:bCs/>
          <w:color w:val="1E3A5F"/>
        </w:rPr>
        <w:t>9. Reference / Moodboard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560"/>
      </w:tblGrid>
      <w:tr w:rsidR="009F15F3" w14:paraId="14E9A955" w14:textId="77777777">
        <w:tc>
          <w:tcPr>
            <w:tcW w:w="1800" w:type="dxa"/>
            <w:tcBorders>
              <w:top w:val="single" w:sz="4" w:space="0" w:color="94A3B8"/>
              <w:left w:val="single" w:sz="1" w:space="0" w:color="CBD5E1"/>
              <w:bottom w:val="single" w:sz="4" w:space="0" w:color="94A3B8"/>
              <w:right w:val="single" w:sz="1" w:space="0" w:color="CBD5E1"/>
            </w:tcBorders>
            <w:shd w:val="clear" w:color="auto" w:fill="FCE7F3"/>
          </w:tcPr>
          <w:p w14:paraId="66EDC249" w14:textId="77777777" w:rsidR="009F15F3" w:rsidRDefault="00E73214">
            <w:r>
              <w:rPr>
                <w:b/>
                <w:bCs/>
                <w:color w:val="1E3A5F"/>
                <w:sz w:val="15"/>
                <w:szCs w:val="15"/>
              </w:rPr>
              <w:t>Reference</w:t>
            </w:r>
          </w:p>
        </w:tc>
        <w:tc>
          <w:tcPr>
            <w:tcW w:w="7560" w:type="dxa"/>
            <w:tcBorders>
              <w:top w:val="single" w:sz="4" w:space="0" w:color="94A3B8"/>
              <w:left w:val="single" w:sz="1" w:space="0" w:color="CBD5E1"/>
              <w:bottom w:val="single" w:sz="4" w:space="0" w:color="94A3B8"/>
              <w:right w:val="single" w:sz="1" w:space="0" w:color="CBD5E1"/>
            </w:tcBorders>
            <w:shd w:val="clear" w:color="auto" w:fill="FCE7F3"/>
          </w:tcPr>
          <w:p w14:paraId="4A435A3D" w14:textId="77777777" w:rsidR="009F15F3" w:rsidRDefault="00E73214">
            <w:r>
              <w:rPr>
                <w:b/>
                <w:bCs/>
                <w:color w:val="1E3A5F"/>
                <w:sz w:val="15"/>
                <w:szCs w:val="15"/>
              </w:rPr>
              <w:t>Description</w:t>
            </w:r>
          </w:p>
        </w:tc>
      </w:tr>
      <w:tr w:rsidR="009F15F3" w14:paraId="3AB5C98E" w14:textId="77777777">
        <w:tc>
          <w:tcPr>
            <w:tcW w:w="1800" w:type="dxa"/>
            <w:tcBorders>
              <w:top w:val="single" w:sz="1" w:space="0" w:color="CBD5E1"/>
              <w:left w:val="single" w:sz="1" w:space="0" w:color="CBD5E1"/>
              <w:bottom w:val="single" w:sz="1" w:space="0" w:color="CBD5E1"/>
              <w:right w:val="single" w:sz="1" w:space="0" w:color="CBD5E1"/>
            </w:tcBorders>
            <w:shd w:val="clear" w:color="auto" w:fill="FCE7F3"/>
          </w:tcPr>
          <w:p w14:paraId="6311ED2E" w14:textId="77777777" w:rsidR="009F15F3" w:rsidRDefault="00E73214">
            <w:r>
              <w:rPr>
                <w:b/>
                <w:bCs/>
                <w:color w:val="374151"/>
                <w:sz w:val="15"/>
                <w:szCs w:val="15"/>
              </w:rPr>
              <w:t>Ref 1</w:t>
            </w:r>
          </w:p>
        </w:tc>
        <w:tc>
          <w:tcPr>
            <w:tcW w:w="7560" w:type="dxa"/>
            <w:tcBorders>
              <w:top w:val="single" w:sz="1" w:space="0" w:color="CBD5E1"/>
              <w:left w:val="single" w:sz="1" w:space="0" w:color="CBD5E1"/>
              <w:bottom w:val="single" w:sz="1" w:space="0" w:color="CBD5E1"/>
              <w:right w:val="single" w:sz="1" w:space="0" w:color="CBD5E1"/>
            </w:tcBorders>
          </w:tcPr>
          <w:p w14:paraId="41C4EC9B" w14:textId="77777777" w:rsidR="009F15F3" w:rsidRDefault="00E73214">
            <w:r>
              <w:rPr>
                <w:color w:val="374151"/>
                <w:sz w:val="15"/>
                <w:szCs w:val="15"/>
              </w:rPr>
              <w:t>LINE Friends sticker pack design system</w:t>
            </w:r>
          </w:p>
        </w:tc>
      </w:tr>
      <w:tr w:rsidR="009F15F3" w14:paraId="3B6E6A93" w14:textId="77777777">
        <w:tc>
          <w:tcPr>
            <w:tcW w:w="1800" w:type="dxa"/>
            <w:tcBorders>
              <w:top w:val="single" w:sz="1" w:space="0" w:color="CBD5E1"/>
              <w:left w:val="single" w:sz="1" w:space="0" w:color="CBD5E1"/>
              <w:bottom w:val="single" w:sz="1" w:space="0" w:color="CBD5E1"/>
              <w:right w:val="single" w:sz="1" w:space="0" w:color="CBD5E1"/>
            </w:tcBorders>
            <w:shd w:val="clear" w:color="auto" w:fill="FCE7F3"/>
          </w:tcPr>
          <w:p w14:paraId="6B021EDB" w14:textId="77777777" w:rsidR="009F15F3" w:rsidRDefault="00E73214">
            <w:r>
              <w:rPr>
                <w:b/>
                <w:bCs/>
                <w:color w:val="374151"/>
                <w:sz w:val="15"/>
                <w:szCs w:val="15"/>
              </w:rPr>
              <w:t>Ref 2</w:t>
            </w:r>
          </w:p>
        </w:tc>
        <w:tc>
          <w:tcPr>
            <w:tcW w:w="7560" w:type="dxa"/>
            <w:tcBorders>
              <w:top w:val="single" w:sz="1" w:space="0" w:color="CBD5E1"/>
              <w:left w:val="single" w:sz="1" w:space="0" w:color="CBD5E1"/>
              <w:bottom w:val="single" w:sz="1" w:space="0" w:color="CBD5E1"/>
              <w:right w:val="single" w:sz="1" w:space="0" w:color="CBD5E1"/>
            </w:tcBorders>
          </w:tcPr>
          <w:p w14:paraId="4B66A255" w14:textId="77777777" w:rsidR="009F15F3" w:rsidRDefault="00E73214">
            <w:r>
              <w:rPr>
                <w:color w:val="374151"/>
                <w:sz w:val="15"/>
                <w:szCs w:val="15"/>
              </w:rPr>
              <w:t>Pixar Sparkshorts flat-colour style</w:t>
            </w:r>
          </w:p>
        </w:tc>
      </w:tr>
      <w:tr w:rsidR="009F15F3" w14:paraId="409B7E91" w14:textId="77777777">
        <w:tc>
          <w:tcPr>
            <w:tcW w:w="1800" w:type="dxa"/>
            <w:tcBorders>
              <w:top w:val="single" w:sz="1" w:space="0" w:color="CBD5E1"/>
              <w:left w:val="single" w:sz="1" w:space="0" w:color="CBD5E1"/>
              <w:bottom w:val="single" w:sz="1" w:space="0" w:color="CBD5E1"/>
              <w:right w:val="single" w:sz="1" w:space="0" w:color="CBD5E1"/>
            </w:tcBorders>
            <w:shd w:val="clear" w:color="auto" w:fill="FCE7F3"/>
          </w:tcPr>
          <w:p w14:paraId="15FB5F20" w14:textId="77777777" w:rsidR="009F15F3" w:rsidRDefault="00E73214">
            <w:r>
              <w:rPr>
                <w:b/>
                <w:bCs/>
                <w:color w:val="374151"/>
                <w:sz w:val="15"/>
                <w:szCs w:val="15"/>
              </w:rPr>
              <w:t>Ref 3</w:t>
            </w:r>
          </w:p>
        </w:tc>
        <w:tc>
          <w:tcPr>
            <w:tcW w:w="7560" w:type="dxa"/>
            <w:tcBorders>
              <w:top w:val="single" w:sz="1" w:space="0" w:color="CBD5E1"/>
              <w:left w:val="single" w:sz="1" w:space="0" w:color="CBD5E1"/>
              <w:bottom w:val="single" w:sz="1" w:space="0" w:color="CBD5E1"/>
              <w:right w:val="single" w:sz="1" w:space="0" w:color="CBD5E1"/>
            </w:tcBorders>
          </w:tcPr>
          <w:p w14:paraId="677CFA4E" w14:textId="77777777" w:rsidR="009F15F3" w:rsidRDefault="00E73214">
            <w:r>
              <w:rPr>
                <w:color w:val="374151"/>
                <w:sz w:val="15"/>
                <w:szCs w:val="15"/>
              </w:rPr>
              <w:t>Studio McGuire illustration work</w:t>
            </w:r>
          </w:p>
        </w:tc>
      </w:tr>
      <w:tr w:rsidR="009F15F3" w14:paraId="7823FD8C" w14:textId="77777777">
        <w:tc>
          <w:tcPr>
            <w:tcW w:w="1800" w:type="dxa"/>
            <w:tcBorders>
              <w:top w:val="single" w:sz="1" w:space="0" w:color="CBD5E1"/>
              <w:left w:val="single" w:sz="1" w:space="0" w:color="CBD5E1"/>
              <w:bottom w:val="single" w:sz="1" w:space="0" w:color="CBD5E1"/>
              <w:right w:val="single" w:sz="1" w:space="0" w:color="CBD5E1"/>
            </w:tcBorders>
            <w:shd w:val="clear" w:color="auto" w:fill="FCE7F3"/>
          </w:tcPr>
          <w:p w14:paraId="285360A9" w14:textId="77777777" w:rsidR="009F15F3" w:rsidRDefault="00E73214">
            <w:r>
              <w:rPr>
                <w:b/>
                <w:bCs/>
                <w:color w:val="374151"/>
                <w:sz w:val="15"/>
                <w:szCs w:val="15"/>
              </w:rPr>
              <w:t>Ref 4</w:t>
            </w:r>
          </w:p>
        </w:tc>
        <w:tc>
          <w:tcPr>
            <w:tcW w:w="7560" w:type="dxa"/>
            <w:tcBorders>
              <w:top w:val="single" w:sz="1" w:space="0" w:color="CBD5E1"/>
              <w:left w:val="single" w:sz="1" w:space="0" w:color="CBD5E1"/>
              <w:bottom w:val="single" w:sz="1" w:space="0" w:color="CBD5E1"/>
              <w:right w:val="single" w:sz="1" w:space="0" w:color="CBD5E1"/>
            </w:tcBorders>
          </w:tcPr>
          <w:p w14:paraId="21B00106" w14:textId="77777777" w:rsidR="009F15F3" w:rsidRDefault="00E73214">
            <w:r>
              <w:rPr>
                <w:color w:val="374151"/>
                <w:sz w:val="15"/>
                <w:szCs w:val="15"/>
              </w:rPr>
              <w:t>Zomato/Swiggy in-app illustrations (Indian-casual)</w:t>
            </w:r>
          </w:p>
        </w:tc>
      </w:tr>
      <w:tr w:rsidR="009F15F3" w14:paraId="23791F8A" w14:textId="77777777">
        <w:tc>
          <w:tcPr>
            <w:tcW w:w="1800" w:type="dxa"/>
            <w:tcBorders>
              <w:top w:val="single" w:sz="1" w:space="0" w:color="CBD5E1"/>
              <w:left w:val="single" w:sz="1" w:space="0" w:color="CBD5E1"/>
              <w:bottom w:val="single" w:sz="1" w:space="0" w:color="CBD5E1"/>
              <w:right w:val="single" w:sz="1" w:space="0" w:color="CBD5E1"/>
            </w:tcBorders>
            <w:shd w:val="clear" w:color="auto" w:fill="FCE7F3"/>
          </w:tcPr>
          <w:p w14:paraId="17C2D0CF" w14:textId="77777777" w:rsidR="009F15F3" w:rsidRDefault="00E73214">
            <w:r>
              <w:rPr>
                <w:b/>
                <w:bCs/>
                <w:color w:val="374151"/>
                <w:sz w:val="15"/>
                <w:szCs w:val="15"/>
              </w:rPr>
              <w:t>Ref 5</w:t>
            </w:r>
          </w:p>
        </w:tc>
        <w:tc>
          <w:tcPr>
            <w:tcW w:w="7560" w:type="dxa"/>
            <w:tcBorders>
              <w:top w:val="single" w:sz="1" w:space="0" w:color="CBD5E1"/>
              <w:left w:val="single" w:sz="1" w:space="0" w:color="CBD5E1"/>
              <w:bottom w:val="single" w:sz="1" w:space="0" w:color="CBD5E1"/>
              <w:right w:val="single" w:sz="1" w:space="0" w:color="CBD5E1"/>
            </w:tcBorders>
          </w:tcPr>
          <w:p w14:paraId="27D14CB9" w14:textId="77777777" w:rsidR="009F15F3" w:rsidRDefault="00E73214">
            <w:r>
              <w:rPr>
                <w:color w:val="374151"/>
                <w:sz w:val="15"/>
                <w:szCs w:val="15"/>
              </w:rPr>
              <w:t>MS Paint Adventures / web-doodle aesthetic</w:t>
            </w:r>
          </w:p>
        </w:tc>
      </w:tr>
      <w:tr w:rsidR="009F15F3" w14:paraId="607BACDC" w14:textId="77777777">
        <w:tc>
          <w:tcPr>
            <w:tcW w:w="1800" w:type="dxa"/>
            <w:tcBorders>
              <w:top w:val="single" w:sz="1" w:space="0" w:color="CBD5E1"/>
              <w:left w:val="single" w:sz="1" w:space="0" w:color="CBD5E1"/>
              <w:bottom w:val="single" w:sz="1" w:space="0" w:color="CBD5E1"/>
              <w:right w:val="single" w:sz="1" w:space="0" w:color="CBD5E1"/>
            </w:tcBorders>
            <w:shd w:val="clear" w:color="auto" w:fill="FCE7F3"/>
          </w:tcPr>
          <w:p w14:paraId="78BBABCC" w14:textId="77777777" w:rsidR="009F15F3" w:rsidRDefault="00E73214">
            <w:r>
              <w:rPr>
                <w:b/>
                <w:bCs/>
                <w:color w:val="374151"/>
                <w:sz w:val="15"/>
                <w:szCs w:val="15"/>
              </w:rPr>
              <w:t>Forbidden Ref</w:t>
            </w:r>
          </w:p>
        </w:tc>
        <w:tc>
          <w:tcPr>
            <w:tcW w:w="7560" w:type="dxa"/>
            <w:tcBorders>
              <w:top w:val="single" w:sz="1" w:space="0" w:color="CBD5E1"/>
              <w:left w:val="single" w:sz="1" w:space="0" w:color="CBD5E1"/>
              <w:bottom w:val="single" w:sz="1" w:space="0" w:color="CBD5E1"/>
              <w:right w:val="single" w:sz="1" w:space="0" w:color="CBD5E1"/>
            </w:tcBorders>
          </w:tcPr>
          <w:p w14:paraId="52BAB9ED" w14:textId="77777777" w:rsidR="009F15F3" w:rsidRDefault="00E73214">
            <w:r>
              <w:rPr>
                <w:color w:val="374151"/>
                <w:sz w:val="15"/>
                <w:szCs w:val="15"/>
              </w:rPr>
              <w:t>Photorealism, cinematic photography, ornate festive, minimal editorial</w:t>
            </w:r>
          </w:p>
        </w:tc>
      </w:tr>
    </w:tbl>
    <w:p w14:paraId="03A3661E" w14:textId="77777777" w:rsidR="009F15F3" w:rsidRDefault="009F15F3">
      <w:pPr>
        <w:spacing w:after="120"/>
      </w:pPr>
    </w:p>
    <w:p w14:paraId="2E91397B" w14:textId="77777777" w:rsidR="009F15F3" w:rsidRDefault="00E73214">
      <w:pPr>
        <w:spacing w:before="160" w:after="80"/>
      </w:pPr>
      <w:r>
        <w:rPr>
          <w:b/>
          <w:bCs/>
          <w:color w:val="1E3A5F"/>
          <w:sz w:val="18"/>
          <w:szCs w:val="18"/>
        </w:rPr>
        <w:t xml:space="preserve">10. Approved Archetypes: </w:t>
      </w:r>
      <w:r>
        <w:rPr>
          <w:color w:val="374151"/>
          <w:sz w:val="18"/>
          <w:szCs w:val="18"/>
        </w:rPr>
        <w:t>D1 (best fit -- illustration hero), A2 (with sticker overlay), C1 (hero type with playful accents). Not recommended: B1 (photo hero -- photographic conflict), C2 (minimal conflict).</w:t>
      </w:r>
    </w:p>
    <w:p w14:paraId="282748CB" w14:textId="77777777" w:rsidR="009F15F3" w:rsidRDefault="00E73214">
      <w:pPr>
        <w:spacing w:before="300" w:after="200"/>
      </w:pPr>
      <w:r>
        <w:rPr>
          <w:i/>
          <w:iCs/>
          <w:color w:val="64748B"/>
          <w:sz w:val="17"/>
          <w:szCs w:val="17"/>
        </w:rPr>
        <w:t>Track Library is the single source of truth. Any new archetype, vertical, or creator customisation flows through one of these 4 Track Libraries. Adding a 5th Track means authoring a complete Library row-by-row -- no partial forks allowed.</w:t>
      </w:r>
    </w:p>
    <w:p w14:paraId="70000191" w14:textId="77777777" w:rsidR="009F15F3" w:rsidRDefault="00E73214">
      <w:pPr>
        <w:spacing w:before="300" w:after="120"/>
      </w:pPr>
      <w:r>
        <w:rPr>
          <w:b/>
          <w:bCs/>
          <w:color w:val="1E3A5F"/>
          <w:sz w:val="20"/>
          <w:szCs w:val="20"/>
        </w:rPr>
        <w:t xml:space="preserve">Future Enhancements -- Track A (Parked)</w:t>
      </w:r>
    </w:p>
    <w:p w14:paraId="70000192" w14:textId="77777777" w:rsidR="009F15F3" w:rsidRDefault="00E73214">
      <w:pPr>
        <w:spacing w:before="80" w:after="80"/>
      </w:pPr>
      <w:r>
        <w:rPr>
          <w:i/>
          <w:iCs/>
          <w:color w:val="64748B"/>
          <w:sz w:val="18"/>
          <w:szCs w:val="18"/>
        </w:rPr>
        <w:t xml:space="preserve">Items identified for future Track A expansion. Not in current scope but documented for roadmap.</w:t>
      </w:r>
    </w:p>
    <w:p w14:paraId="70000193" w14:textId="77777777" w:rsidR="009F15F3" w:rsidRDefault="00E73214">
      <w:pPr>
        <w:spacing w:before="80" w:after="80"/>
      </w:pPr>
      <w:r>
        <w:rPr>
          <w:color w:val="374151"/>
          <w:sz w:val="18"/>
          <w:szCs w:val="18"/>
        </w:rPr>
        <w:t xml:space="preserve">1. Photorealistic Festive rendering (IR-4) -- Hybrid sub-style: painterly-photorealistic compositions with realistic flowers/landscapes + ornate gold frame overlaid. The dominant viral WhatsApp Good Morning style. Requires hybrid A1+B1 prompt engineering.</w:t>
      </w:r>
    </w:p>
    <w:p w14:paraId="70000194" w14:textId="77777777" w:rsidR="009F15F3" w:rsidRDefault="00E73214">
      <w:pPr>
        <w:spacing w:before="80" w:after="80"/>
      </w:pPr>
      <w:r>
        <w:rPr>
          <w:color w:val="374151"/>
          <w:sz w:val="18"/>
          <w:szCs w:val="18"/>
        </w:rPr>
        <w:t xml:space="preserve">2. User photo integration -- Users upload their own photo placed inside the ornate frame with Track A treatment (gold border, motif overlay, sparkle particles).</w:t>
      </w:r>
    </w:p>
    <w:p w14:paraId="70000195" w14:textId="77777777" w:rsidR="009F15F3" w:rsidRDefault="00E73214">
      <w:pPr>
        <w:spacing w:before="80" w:after="80"/>
      </w:pPr>
      <w:r>
        <w:rPr>
          <w:color w:val="374151"/>
          <w:sz w:val="18"/>
          <w:szCs w:val="18"/>
        </w:rPr>
        <w:t xml:space="preserve">3. Animated sparkle/shimmer for C1 -- Track A sparkle particles as looping GIF/video for WhatsApp status.</w:t>
      </w:r>
    </w:p>
    <w:p w14:paraId="70000196" w14:textId="77777777" w:rsidR="009F15F3" w:rsidRDefault="00E73214">
      <w:pPr>
        <w:spacing w:before="80" w:after="80"/>
      </w:pPr>
      <w:r>
        <w:rPr>
          <w:color w:val="374151"/>
          <w:sz w:val="18"/>
          <w:szCs w:val="18"/>
        </w:rPr>
        <w:t xml:space="preserve">4. Regional motif sub-sets -- Warli (Maharashtra), Madhubani (Bihar), Pattachitra (Odisha/Bengal), Gond (Central India), Phulkari (Punjab), Aipan (Uttarakhand).</w:t>
      </w:r>
    </w:p>
    <w:p w14:paraId="70000197" w14:textId="77777777" w:rsidR="009F15F3" w:rsidRDefault="00E73214">
      <w:pPr>
        <w:spacing w:before="80" w:after="80"/>
      </w:pPr>
      <w:r>
        <w:rPr>
          <w:color w:val="374151"/>
          <w:sz w:val="18"/>
          <w:szCs w:val="18"/>
        </w:rPr>
        <w:t xml:space="preserve">5. Festival-specific Track A overrides -- Diwali: Diya Row + Sparkle. Holi: Rangoli + Colourful Vector. Navratri: Temple Arch + Royal Purple.</w:t>
      </w:r>
    </w:p>
    <w:sectPr w:rsidR="009F15F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0624AB"/>
    <w:multiLevelType w:val="hybridMultilevel"/>
    <w:tmpl w:val="F70E67F4"/>
    <w:lvl w:ilvl="0" w:tplc="84566C02">
      <w:start w:val="1"/>
      <w:numFmt w:val="bullet"/>
      <w:lvlText w:val="●"/>
      <w:lvlJc w:val="left"/>
      <w:pPr>
        <w:ind w:left="720" w:hanging="360"/>
      </w:pPr>
    </w:lvl>
    <w:lvl w:ilvl="1" w:tplc="1F8ECE3C">
      <w:start w:val="1"/>
      <w:numFmt w:val="bullet"/>
      <w:lvlText w:val="○"/>
      <w:lvlJc w:val="left"/>
      <w:pPr>
        <w:ind w:left="1440" w:hanging="360"/>
      </w:pPr>
    </w:lvl>
    <w:lvl w:ilvl="2" w:tplc="7DBE3EF0">
      <w:start w:val="1"/>
      <w:numFmt w:val="bullet"/>
      <w:lvlText w:val="■"/>
      <w:lvlJc w:val="left"/>
      <w:pPr>
        <w:ind w:left="2160" w:hanging="360"/>
      </w:pPr>
    </w:lvl>
    <w:lvl w:ilvl="3" w:tplc="0DE6AFE6">
      <w:start w:val="1"/>
      <w:numFmt w:val="bullet"/>
      <w:lvlText w:val="●"/>
      <w:lvlJc w:val="left"/>
      <w:pPr>
        <w:ind w:left="2880" w:hanging="360"/>
      </w:pPr>
    </w:lvl>
    <w:lvl w:ilvl="4" w:tplc="96B07B54">
      <w:start w:val="1"/>
      <w:numFmt w:val="bullet"/>
      <w:lvlText w:val="○"/>
      <w:lvlJc w:val="left"/>
      <w:pPr>
        <w:ind w:left="3600" w:hanging="360"/>
      </w:pPr>
    </w:lvl>
    <w:lvl w:ilvl="5" w:tplc="ABDC87FA">
      <w:start w:val="1"/>
      <w:numFmt w:val="bullet"/>
      <w:lvlText w:val="■"/>
      <w:lvlJc w:val="left"/>
      <w:pPr>
        <w:ind w:left="4320" w:hanging="360"/>
      </w:pPr>
    </w:lvl>
    <w:lvl w:ilvl="6" w:tplc="05D40F36">
      <w:start w:val="1"/>
      <w:numFmt w:val="bullet"/>
      <w:lvlText w:val="●"/>
      <w:lvlJc w:val="left"/>
      <w:pPr>
        <w:ind w:left="5040" w:hanging="360"/>
      </w:pPr>
    </w:lvl>
    <w:lvl w:ilvl="7" w:tplc="0BC4A3CA">
      <w:start w:val="1"/>
      <w:numFmt w:val="bullet"/>
      <w:lvlText w:val="●"/>
      <w:lvlJc w:val="left"/>
      <w:pPr>
        <w:ind w:left="5760" w:hanging="360"/>
      </w:pPr>
    </w:lvl>
    <w:lvl w:ilvl="8" w:tplc="E7AA183E">
      <w:start w:val="1"/>
      <w:numFmt w:val="bullet"/>
      <w:lvlText w:val="●"/>
      <w:lvlJc w:val="left"/>
      <w:pPr>
        <w:ind w:left="6480" w:hanging="360"/>
      </w:pPr>
    </w:lvl>
  </w:abstractNum>
  <w:num w:numId="1" w16cid:durableId="1824657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C3A"/>
    <w:rsid w:val="00030C3A"/>
    <w:rsid w:val="000434F5"/>
    <w:rsid w:val="00211C99"/>
    <w:rsid w:val="00232B8D"/>
    <w:rsid w:val="00286CA7"/>
    <w:rsid w:val="002F69F8"/>
    <w:rsid w:val="002F6AF0"/>
    <w:rsid w:val="00483A9D"/>
    <w:rsid w:val="004A3109"/>
    <w:rsid w:val="004F6ABC"/>
    <w:rsid w:val="00506A1B"/>
    <w:rsid w:val="00560AF8"/>
    <w:rsid w:val="006518DD"/>
    <w:rsid w:val="008E707D"/>
    <w:rsid w:val="009F15F3"/>
    <w:rsid w:val="00B97E5F"/>
    <w:rsid w:val="00C2760E"/>
    <w:rsid w:val="00D455AC"/>
    <w:rsid w:val="00E32483"/>
    <w:rsid w:val="00E35A83"/>
    <w:rsid w:val="00E73214"/>
    <w:rsid w:val="00EB6FBC"/>
    <w:rsid w:val="00FA7C09"/>
    <w:rsid w:val="00FC4E48"/>
    <w:rsid w:val="00FF7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46440"/>
  <w15:docId w15:val="{1BFE0787-513D-EA41-9DD9-406CB026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36"/>
      <w:szCs w:val="36"/>
    </w:rPr>
  </w:style>
  <w:style w:type="paragraph" w:styleId="Heading2">
    <w:name w:val="heading 2"/>
    <w:uiPriority w:val="9"/>
    <w:unhideWhenUsed/>
    <w:qFormat/>
    <w:pPr>
      <w:spacing w:before="240" w:after="12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E707D"/>
    <w:rPr>
      <w:sz w:val="16"/>
      <w:szCs w:val="16"/>
    </w:rPr>
  </w:style>
  <w:style w:type="paragraph" w:styleId="CommentText">
    <w:name w:val="annotation text"/>
    <w:basedOn w:val="Normal"/>
    <w:link w:val="CommentTextChar"/>
    <w:uiPriority w:val="99"/>
    <w:semiHidden/>
    <w:unhideWhenUsed/>
    <w:rsid w:val="008E707D"/>
  </w:style>
  <w:style w:type="character" w:customStyle="1" w:styleId="CommentTextChar">
    <w:name w:val="Comment Text Char"/>
    <w:basedOn w:val="DefaultParagraphFont"/>
    <w:link w:val="CommentText"/>
    <w:uiPriority w:val="99"/>
    <w:semiHidden/>
    <w:rsid w:val="008E707D"/>
  </w:style>
  <w:style w:type="paragraph" w:styleId="CommentSubject">
    <w:name w:val="annotation subject"/>
    <w:basedOn w:val="CommentText"/>
    <w:next w:val="CommentText"/>
    <w:link w:val="CommentSubjectChar"/>
    <w:uiPriority w:val="99"/>
    <w:semiHidden/>
    <w:unhideWhenUsed/>
    <w:rsid w:val="008E707D"/>
    <w:rPr>
      <w:b/>
      <w:bCs/>
    </w:rPr>
  </w:style>
  <w:style w:type="character" w:customStyle="1" w:styleId="CommentSubjectChar">
    <w:name w:val="Comment Subject Char"/>
    <w:basedOn w:val="CommentTextChar"/>
    <w:link w:val="CommentSubject"/>
    <w:uiPriority w:val="99"/>
    <w:semiHidden/>
    <w:rsid w:val="008E70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35</Pages>
  <Words>13438</Words>
  <Characters>76599</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Kohli</cp:lastModifiedBy>
  <cp:revision>12</cp:revision>
  <dcterms:created xsi:type="dcterms:W3CDTF">2026-04-21T04:10:00Z</dcterms:created>
  <dcterms:modified xsi:type="dcterms:W3CDTF">2026-04-23T12:41:00Z</dcterms:modified>
</cp:coreProperties>
</file>